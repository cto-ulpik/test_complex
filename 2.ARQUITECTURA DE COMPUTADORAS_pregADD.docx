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E42D" w14:textId="3645188F" w:rsidR="00A35DDE" w:rsidRPr="00655584" w:rsidRDefault="00A35DDE" w:rsidP="00A35DDE">
      <w:pPr>
        <w:jc w:val="center"/>
        <w:rPr>
          <w:rFonts w:cstheme="minorHAnsi"/>
          <w:b/>
          <w:bCs/>
          <w:sz w:val="18"/>
          <w:szCs w:val="18"/>
          <w:rPrChange w:id="0" w:author="ASUS" w:date="2026-01-07T10:07:00Z">
            <w:rPr/>
          </w:rPrChange>
        </w:rPr>
        <w:pPrChange w:id="1" w:author="ASUS" w:date="2026-01-07T09:40:00Z">
          <w:pPr/>
        </w:pPrChange>
      </w:pPr>
      <w:ins w:id="2" w:author="ASUS" w:date="2026-01-07T09:40:00Z">
        <w:r w:rsidRPr="00655584">
          <w:rPr>
            <w:rFonts w:cstheme="minorHAnsi"/>
            <w:b/>
            <w:bCs/>
            <w:sz w:val="18"/>
            <w:szCs w:val="18"/>
            <w:rPrChange w:id="3" w:author="ASUS" w:date="2026-01-07T10:07:00Z">
              <w:rPr/>
            </w:rPrChange>
          </w:rPr>
          <w:t>ARQUITECTURA DE</w:t>
        </w:r>
      </w:ins>
      <w:ins w:id="4" w:author="ASUS" w:date="2026-01-07T09:42:00Z">
        <w:r w:rsidRPr="00655584">
          <w:rPr>
            <w:rFonts w:cstheme="minorHAnsi"/>
            <w:b/>
            <w:bCs/>
            <w:sz w:val="18"/>
            <w:szCs w:val="18"/>
            <w:rPrChange w:id="5" w:author="ASUS" w:date="2026-01-07T10:07:00Z">
              <w:rPr/>
            </w:rPrChange>
          </w:rPr>
          <w:t xml:space="preserve"> COMPUTADORAS</w:t>
        </w:r>
      </w:ins>
    </w:p>
    <w:p w14:paraId="365D417D" w14:textId="1C4E7E24" w:rsidR="00A35DDE" w:rsidRPr="00655584" w:rsidRDefault="00A35DDE" w:rsidP="00A35DDE">
      <w:pPr>
        <w:rPr>
          <w:rFonts w:cstheme="minorHAnsi"/>
          <w:sz w:val="18"/>
          <w:szCs w:val="18"/>
          <w:rPrChange w:id="6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7" w:author="ASUS" w:date="2026-01-07T10:07:00Z">
            <w:rPr/>
          </w:rPrChange>
        </w:rPr>
        <w:t xml:space="preserve">¿La conexión del periférico con el </w:t>
      </w:r>
      <w:proofErr w:type="spellStart"/>
      <w:r w:rsidRPr="00655584">
        <w:rPr>
          <w:rFonts w:cstheme="minorHAnsi"/>
          <w:sz w:val="18"/>
          <w:szCs w:val="18"/>
          <w:rPrChange w:id="8" w:author="ASUS" w:date="2026-01-07T10:07:00Z">
            <w:rPr/>
          </w:rPrChange>
        </w:rPr>
        <w:t>modulo</w:t>
      </w:r>
      <w:proofErr w:type="spellEnd"/>
      <w:r w:rsidRPr="00655584">
        <w:rPr>
          <w:rFonts w:cstheme="minorHAnsi"/>
          <w:sz w:val="18"/>
          <w:szCs w:val="18"/>
          <w:rPrChange w:id="9" w:author="ASUS" w:date="2026-01-07T10:07:00Z">
            <w:rPr/>
          </w:rPrChange>
        </w:rPr>
        <w:t xml:space="preserve"> de E/S se realiza a través </w:t>
      </w:r>
      <w:proofErr w:type="gramStart"/>
      <w:r w:rsidRPr="00655584">
        <w:rPr>
          <w:rFonts w:cstheme="minorHAnsi"/>
          <w:sz w:val="18"/>
          <w:szCs w:val="18"/>
          <w:rPrChange w:id="10" w:author="ASUS" w:date="2026-01-07T10:07:00Z">
            <w:rPr/>
          </w:rPrChange>
        </w:rPr>
        <w:t>de:?</w:t>
      </w:r>
      <w:proofErr w:type="gramEnd"/>
    </w:p>
    <w:p w14:paraId="32A63ACB" w14:textId="051AE78C" w:rsidR="00A35DDE" w:rsidRPr="00655584" w:rsidRDefault="00A35DDE" w:rsidP="00655584">
      <w:pPr>
        <w:pStyle w:val="Prrafodelista"/>
        <w:numPr>
          <w:ilvl w:val="0"/>
          <w:numId w:val="4"/>
        </w:numPr>
        <w:ind w:left="709" w:hanging="284"/>
        <w:rPr>
          <w:rFonts w:cstheme="minorHAnsi"/>
          <w:sz w:val="18"/>
          <w:szCs w:val="18"/>
          <w:rPrChange w:id="11" w:author="ASUS" w:date="2026-01-07T10:07:00Z">
            <w:rPr/>
          </w:rPrChange>
        </w:rPr>
        <w:pPrChange w:id="12" w:author="ASUS" w:date="2026-01-07T10:04:00Z">
          <w:pPr/>
        </w:pPrChange>
      </w:pPr>
      <w:del w:id="13" w:author="ASUS" w:date="2026-01-07T09:43:00Z">
        <w:r w:rsidRPr="00655584" w:rsidDel="00A35DDE">
          <w:rPr>
            <w:rFonts w:cstheme="minorHAnsi"/>
            <w:sz w:val="18"/>
            <w:szCs w:val="18"/>
            <w:rPrChange w:id="1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5" w:author="ASUS" w:date="2026-01-07T10:07:00Z">
            <w:rPr/>
          </w:rPrChange>
        </w:rPr>
        <w:t>Señales de control, estado y datos</w:t>
      </w:r>
    </w:p>
    <w:p w14:paraId="2E2A442E" w14:textId="1DA4C3B2" w:rsidR="00A35DDE" w:rsidRPr="00655584" w:rsidRDefault="00A35DDE" w:rsidP="00655584">
      <w:pPr>
        <w:pStyle w:val="Prrafodelista"/>
        <w:numPr>
          <w:ilvl w:val="0"/>
          <w:numId w:val="4"/>
        </w:numPr>
        <w:ind w:left="709" w:hanging="284"/>
        <w:rPr>
          <w:rFonts w:cstheme="minorHAnsi"/>
          <w:sz w:val="18"/>
          <w:szCs w:val="18"/>
          <w:rPrChange w:id="16" w:author="ASUS" w:date="2026-01-07T10:07:00Z">
            <w:rPr/>
          </w:rPrChange>
        </w:rPr>
        <w:pPrChange w:id="17" w:author="ASUS" w:date="2026-01-07T10:04:00Z">
          <w:pPr/>
        </w:pPrChange>
      </w:pPr>
      <w:del w:id="18" w:author="ASUS" w:date="2026-01-07T09:43:00Z">
        <w:r w:rsidRPr="00655584" w:rsidDel="00A35DDE">
          <w:rPr>
            <w:rFonts w:cstheme="minorHAnsi"/>
            <w:sz w:val="18"/>
            <w:szCs w:val="18"/>
            <w:rPrChange w:id="1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0" w:author="ASUS" w:date="2026-01-07T10:07:00Z">
            <w:rPr/>
          </w:rPrChange>
        </w:rPr>
        <w:t xml:space="preserve">El procesador y la memoria </w:t>
      </w:r>
      <w:proofErr w:type="spellStart"/>
      <w:r w:rsidRPr="00655584">
        <w:rPr>
          <w:rFonts w:cstheme="minorHAnsi"/>
          <w:sz w:val="18"/>
          <w:szCs w:val="18"/>
          <w:rPrChange w:id="21" w:author="ASUS" w:date="2026-01-07T10:07:00Z">
            <w:rPr/>
          </w:rPrChange>
        </w:rPr>
        <w:t>ram</w:t>
      </w:r>
      <w:proofErr w:type="spellEnd"/>
    </w:p>
    <w:p w14:paraId="268668A9" w14:textId="2C16C310" w:rsidR="00A35DDE" w:rsidRPr="00655584" w:rsidRDefault="00A35DDE" w:rsidP="00655584">
      <w:pPr>
        <w:pStyle w:val="Prrafodelista"/>
        <w:numPr>
          <w:ilvl w:val="0"/>
          <w:numId w:val="4"/>
        </w:numPr>
        <w:ind w:left="709" w:hanging="284"/>
        <w:rPr>
          <w:rFonts w:cstheme="minorHAnsi"/>
          <w:sz w:val="18"/>
          <w:szCs w:val="18"/>
          <w:rPrChange w:id="22" w:author="ASUS" w:date="2026-01-07T10:07:00Z">
            <w:rPr/>
          </w:rPrChange>
        </w:rPr>
        <w:pPrChange w:id="23" w:author="ASUS" w:date="2026-01-07T10:04:00Z">
          <w:pPr/>
        </w:pPrChange>
      </w:pPr>
      <w:del w:id="24" w:author="ASUS" w:date="2026-01-07T09:43:00Z">
        <w:r w:rsidRPr="00655584" w:rsidDel="00A35DDE">
          <w:rPr>
            <w:rFonts w:cstheme="minorHAnsi"/>
            <w:sz w:val="18"/>
            <w:szCs w:val="18"/>
            <w:rPrChange w:id="2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6" w:author="ASUS" w:date="2026-01-07T10:07:00Z">
            <w:rPr/>
          </w:rPrChange>
        </w:rPr>
        <w:t>El procesador y el disco duro</w:t>
      </w:r>
    </w:p>
    <w:p w14:paraId="0D69EDF8" w14:textId="10A47F54" w:rsidR="00A35DDE" w:rsidRPr="00655584" w:rsidRDefault="00A35DDE" w:rsidP="00655584">
      <w:pPr>
        <w:pStyle w:val="Prrafodelista"/>
        <w:numPr>
          <w:ilvl w:val="0"/>
          <w:numId w:val="4"/>
        </w:numPr>
        <w:ind w:left="709" w:hanging="284"/>
        <w:rPr>
          <w:rFonts w:cstheme="minorHAnsi"/>
          <w:sz w:val="18"/>
          <w:szCs w:val="18"/>
          <w:rPrChange w:id="27" w:author="ASUS" w:date="2026-01-07T10:07:00Z">
            <w:rPr/>
          </w:rPrChange>
        </w:rPr>
        <w:pPrChange w:id="28" w:author="ASUS" w:date="2026-01-07T10:04:00Z">
          <w:pPr/>
        </w:pPrChange>
      </w:pPr>
      <w:del w:id="29" w:author="ASUS" w:date="2026-01-07T09:43:00Z">
        <w:r w:rsidRPr="00655584" w:rsidDel="00A35DDE">
          <w:rPr>
            <w:rFonts w:cstheme="minorHAnsi"/>
            <w:sz w:val="18"/>
            <w:szCs w:val="18"/>
            <w:rPrChange w:id="3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1" w:author="ASUS" w:date="2026-01-07T10:07:00Z">
            <w:rPr/>
          </w:rPrChange>
        </w:rPr>
        <w:t>Zócalo de corriente eléctrica de 5v cable rojo y de 12v cable amarillo.</w:t>
      </w:r>
    </w:p>
    <w:p w14:paraId="33DAFD04" w14:textId="77777777" w:rsidR="00A35DDE" w:rsidRPr="00655584" w:rsidRDefault="00A35DDE" w:rsidP="00A35DDE">
      <w:pPr>
        <w:rPr>
          <w:rFonts w:cstheme="minorHAnsi"/>
          <w:sz w:val="18"/>
          <w:szCs w:val="18"/>
          <w:rPrChange w:id="32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33" w:author="ASUS" w:date="2026-01-07T10:07:00Z">
            <w:rPr/>
          </w:rPrChange>
        </w:rPr>
        <w:t xml:space="preserve">La instrucción MOV </w:t>
      </w:r>
      <w:proofErr w:type="gramStart"/>
      <w:r w:rsidRPr="00655584">
        <w:rPr>
          <w:rFonts w:cstheme="minorHAnsi"/>
          <w:sz w:val="18"/>
          <w:szCs w:val="18"/>
          <w:rPrChange w:id="34" w:author="ASUS" w:date="2026-01-07T10:07:00Z">
            <w:rPr/>
          </w:rPrChange>
        </w:rPr>
        <w:t>BX,[</w:t>
      </w:r>
      <w:proofErr w:type="gramEnd"/>
      <w:r w:rsidRPr="00655584">
        <w:rPr>
          <w:rFonts w:cstheme="minorHAnsi"/>
          <w:sz w:val="18"/>
          <w:szCs w:val="18"/>
          <w:rPrChange w:id="35" w:author="ASUS" w:date="2026-01-07T10:07:00Z">
            <w:rPr/>
          </w:rPrChange>
        </w:rPr>
        <w:t>0201], representa una trasferencia de:</w:t>
      </w:r>
    </w:p>
    <w:p w14:paraId="73294596" w14:textId="4D17A9C2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36" w:author="ASUS" w:date="2026-01-07T10:07:00Z">
            <w:rPr/>
          </w:rPrChange>
        </w:rPr>
        <w:pPrChange w:id="37" w:author="ASUS" w:date="2026-01-07T10:04:00Z">
          <w:pPr/>
        </w:pPrChange>
      </w:pPr>
      <w:del w:id="38" w:author="ASUS" w:date="2026-01-07T09:43:00Z">
        <w:r w:rsidRPr="00655584" w:rsidDel="00A35DDE">
          <w:rPr>
            <w:rFonts w:cstheme="minorHAnsi"/>
            <w:sz w:val="18"/>
            <w:szCs w:val="18"/>
            <w:rPrChange w:id="3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0" w:author="ASUS" w:date="2026-01-07T10:07:00Z">
            <w:rPr/>
          </w:rPrChange>
        </w:rPr>
        <w:t>Memoria a registro</w:t>
      </w:r>
    </w:p>
    <w:p w14:paraId="115F821B" w14:textId="68E24C8D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41" w:author="ASUS" w:date="2026-01-07T10:07:00Z">
            <w:rPr/>
          </w:rPrChange>
        </w:rPr>
        <w:pPrChange w:id="42" w:author="ASUS" w:date="2026-01-07T10:04:00Z">
          <w:pPr/>
        </w:pPrChange>
      </w:pPr>
      <w:del w:id="43" w:author="ASUS" w:date="2026-01-07T09:43:00Z">
        <w:r w:rsidRPr="00655584" w:rsidDel="00A35DDE">
          <w:rPr>
            <w:rFonts w:cstheme="minorHAnsi"/>
            <w:sz w:val="18"/>
            <w:szCs w:val="18"/>
            <w:rPrChange w:id="4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5" w:author="ASUS" w:date="2026-01-07T10:07:00Z">
            <w:rPr/>
          </w:rPrChange>
        </w:rPr>
        <w:t>Registro a memoria</w:t>
      </w:r>
    </w:p>
    <w:p w14:paraId="180F0DF8" w14:textId="0A274548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46" w:author="ASUS" w:date="2026-01-07T10:07:00Z">
            <w:rPr/>
          </w:rPrChange>
        </w:rPr>
        <w:pPrChange w:id="47" w:author="ASUS" w:date="2026-01-07T10:04:00Z">
          <w:pPr/>
        </w:pPrChange>
      </w:pPr>
      <w:del w:id="48" w:author="ASUS" w:date="2026-01-07T09:43:00Z">
        <w:r w:rsidRPr="00655584" w:rsidDel="00A35DDE">
          <w:rPr>
            <w:rFonts w:cstheme="minorHAnsi"/>
            <w:sz w:val="18"/>
            <w:szCs w:val="18"/>
            <w:rPrChange w:id="4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0" w:author="ASUS" w:date="2026-01-07T10:07:00Z">
            <w:rPr/>
          </w:rPrChange>
        </w:rPr>
        <w:t>Constante a memoria</w:t>
      </w:r>
    </w:p>
    <w:p w14:paraId="14979380" w14:textId="47B89EC0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51" w:author="ASUS" w:date="2026-01-07T10:07:00Z">
            <w:rPr/>
          </w:rPrChange>
        </w:rPr>
        <w:pPrChange w:id="52" w:author="ASUS" w:date="2026-01-07T10:04:00Z">
          <w:pPr/>
        </w:pPrChange>
      </w:pPr>
      <w:del w:id="53" w:author="ASUS" w:date="2026-01-07T09:43:00Z">
        <w:r w:rsidRPr="00655584" w:rsidDel="00A35DDE">
          <w:rPr>
            <w:rFonts w:cstheme="minorHAnsi"/>
            <w:sz w:val="18"/>
            <w:szCs w:val="18"/>
            <w:rPrChange w:id="5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5" w:author="ASUS" w:date="2026-01-07T10:07:00Z">
            <w:rPr/>
          </w:rPrChange>
        </w:rPr>
        <w:t>Constante a registro</w:t>
      </w:r>
    </w:p>
    <w:p w14:paraId="16025604" w14:textId="77777777" w:rsidR="00A35DDE" w:rsidRPr="00655584" w:rsidRDefault="00A35DDE" w:rsidP="00A35DDE">
      <w:pPr>
        <w:rPr>
          <w:rFonts w:cstheme="minorHAnsi"/>
          <w:sz w:val="18"/>
          <w:szCs w:val="18"/>
          <w:rPrChange w:id="56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57" w:author="ASUS" w:date="2026-01-07T10:07:00Z">
            <w:rPr/>
          </w:rPrChange>
        </w:rPr>
        <w:t>Los multiprocesadores simétricos en qué tipo de sistemas paralelos se encuentran clasificados:</w:t>
      </w:r>
    </w:p>
    <w:p w14:paraId="72AA99FD" w14:textId="3904CE8A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58" w:author="ASUS" w:date="2026-01-07T10:07:00Z">
            <w:rPr/>
          </w:rPrChange>
        </w:rPr>
        <w:pPrChange w:id="59" w:author="ASUS" w:date="2026-01-07T10:04:00Z">
          <w:pPr/>
        </w:pPrChange>
      </w:pPr>
      <w:del w:id="60" w:author="ASUS" w:date="2026-01-07T09:44:00Z">
        <w:r w:rsidRPr="00655584" w:rsidDel="00A35DDE">
          <w:rPr>
            <w:rFonts w:cstheme="minorHAnsi"/>
            <w:sz w:val="18"/>
            <w:szCs w:val="18"/>
            <w:rPrChange w:id="6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62" w:author="ASUS" w:date="2026-01-07T10:07:00Z">
            <w:rPr/>
          </w:rPrChange>
        </w:rPr>
        <w:t>Ninguna afirmación es correcta</w:t>
      </w:r>
    </w:p>
    <w:p w14:paraId="15E26424" w14:textId="5473D8AC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63" w:author="ASUS" w:date="2026-01-07T10:07:00Z">
            <w:rPr/>
          </w:rPrChange>
        </w:rPr>
        <w:pPrChange w:id="64" w:author="ASUS" w:date="2026-01-07T10:04:00Z">
          <w:pPr/>
        </w:pPrChange>
      </w:pPr>
      <w:del w:id="65" w:author="ASUS" w:date="2026-01-07T09:44:00Z">
        <w:r w:rsidRPr="00655584" w:rsidDel="00A35DDE">
          <w:rPr>
            <w:rFonts w:cstheme="minorHAnsi"/>
            <w:sz w:val="18"/>
            <w:szCs w:val="18"/>
            <w:rPrChange w:id="6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67" w:author="ASUS" w:date="2026-01-07T10:07:00Z">
            <w:rPr/>
          </w:rPrChange>
        </w:rPr>
        <w:t>SISD</w:t>
      </w:r>
    </w:p>
    <w:p w14:paraId="29287BD7" w14:textId="5D5507A9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68" w:author="ASUS" w:date="2026-01-07T10:07:00Z">
            <w:rPr/>
          </w:rPrChange>
        </w:rPr>
        <w:pPrChange w:id="69" w:author="ASUS" w:date="2026-01-07T10:04:00Z">
          <w:pPr/>
        </w:pPrChange>
      </w:pPr>
      <w:del w:id="70" w:author="ASUS" w:date="2026-01-07T09:44:00Z">
        <w:r w:rsidRPr="00655584" w:rsidDel="00A35DDE">
          <w:rPr>
            <w:rFonts w:cstheme="minorHAnsi"/>
            <w:sz w:val="18"/>
            <w:szCs w:val="18"/>
            <w:rPrChange w:id="7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72" w:author="ASUS" w:date="2026-01-07T10:07:00Z">
            <w:rPr/>
          </w:rPrChange>
        </w:rPr>
        <w:t>SIMD</w:t>
      </w:r>
    </w:p>
    <w:p w14:paraId="1123BAE1" w14:textId="43269478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73" w:author="ASUS" w:date="2026-01-07T10:07:00Z">
            <w:rPr/>
          </w:rPrChange>
        </w:rPr>
        <w:pPrChange w:id="74" w:author="ASUS" w:date="2026-01-07T10:04:00Z">
          <w:pPr/>
        </w:pPrChange>
      </w:pPr>
      <w:del w:id="75" w:author="ASUS" w:date="2026-01-07T09:44:00Z">
        <w:r w:rsidRPr="00655584" w:rsidDel="00A35DDE">
          <w:rPr>
            <w:rFonts w:cstheme="minorHAnsi"/>
            <w:sz w:val="18"/>
            <w:szCs w:val="18"/>
            <w:rPrChange w:id="7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77" w:author="ASUS" w:date="2026-01-07T10:07:00Z">
            <w:rPr/>
          </w:rPrChange>
        </w:rPr>
        <w:t>MISD y MIMD</w:t>
      </w:r>
    </w:p>
    <w:p w14:paraId="22C50010" w14:textId="77777777" w:rsidR="00A35DDE" w:rsidRPr="00655584" w:rsidRDefault="00A35DDE" w:rsidP="00A35DDE">
      <w:pPr>
        <w:rPr>
          <w:rFonts w:cstheme="minorHAnsi"/>
          <w:sz w:val="18"/>
          <w:szCs w:val="18"/>
          <w:rPrChange w:id="78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79" w:author="ASUS" w:date="2026-01-07T10:07:00Z">
            <w:rPr/>
          </w:rPrChange>
        </w:rPr>
        <w:t>Los registros internos del CPU son:</w:t>
      </w:r>
    </w:p>
    <w:p w14:paraId="7AA033BC" w14:textId="0D4B05B4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80" w:author="ASUS" w:date="2026-01-07T10:07:00Z">
            <w:rPr/>
          </w:rPrChange>
        </w:rPr>
        <w:pPrChange w:id="81" w:author="ASUS" w:date="2026-01-07T10:04:00Z">
          <w:pPr/>
        </w:pPrChange>
      </w:pPr>
      <w:del w:id="82" w:author="ASUS" w:date="2026-01-07T09:44:00Z">
        <w:r w:rsidRPr="00655584" w:rsidDel="00A35DDE">
          <w:rPr>
            <w:rFonts w:cstheme="minorHAnsi"/>
            <w:sz w:val="18"/>
            <w:szCs w:val="18"/>
            <w:rPrChange w:id="8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84" w:author="ASUS" w:date="2026-01-07T10:07:00Z">
            <w:rPr/>
          </w:rPrChange>
        </w:rPr>
        <w:t>MBR, MAR, PC, E/S AR, IR, E/S BR</w:t>
      </w:r>
    </w:p>
    <w:p w14:paraId="6EEDAFE6" w14:textId="00731F42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85" w:author="ASUS" w:date="2026-01-07T10:07:00Z">
            <w:rPr/>
          </w:rPrChange>
        </w:rPr>
        <w:pPrChange w:id="86" w:author="ASUS" w:date="2026-01-07T10:04:00Z">
          <w:pPr/>
        </w:pPrChange>
      </w:pPr>
      <w:del w:id="87" w:author="ASUS" w:date="2026-01-07T09:44:00Z">
        <w:r w:rsidRPr="00655584" w:rsidDel="00A35DDE">
          <w:rPr>
            <w:rFonts w:cstheme="minorHAnsi"/>
            <w:sz w:val="18"/>
            <w:szCs w:val="18"/>
            <w:rPrChange w:id="8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89" w:author="ASUS" w:date="2026-01-07T10:07:00Z">
            <w:rPr/>
          </w:rPrChange>
        </w:rPr>
        <w:t>MAR, MBR, E/S, PC, IR, IBR.</w:t>
      </w:r>
    </w:p>
    <w:p w14:paraId="2F820D75" w14:textId="03005F8A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90" w:author="ASUS" w:date="2026-01-07T10:07:00Z">
            <w:rPr/>
          </w:rPrChange>
        </w:rPr>
        <w:pPrChange w:id="91" w:author="ASUS" w:date="2026-01-07T10:04:00Z">
          <w:pPr/>
        </w:pPrChange>
      </w:pPr>
      <w:del w:id="92" w:author="ASUS" w:date="2026-01-07T09:44:00Z">
        <w:r w:rsidRPr="00655584" w:rsidDel="00A35DDE">
          <w:rPr>
            <w:rFonts w:cstheme="minorHAnsi"/>
            <w:sz w:val="18"/>
            <w:szCs w:val="18"/>
            <w:rPrChange w:id="9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94" w:author="ASUS" w:date="2026-01-07T10:07:00Z">
            <w:rPr/>
          </w:rPrChange>
        </w:rPr>
        <w:t>PC, MAR, MBR, IR, E/S TR, PC, IBR.</w:t>
      </w:r>
    </w:p>
    <w:p w14:paraId="2B4B0192" w14:textId="650F21F2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95" w:author="ASUS" w:date="2026-01-07T10:07:00Z">
            <w:rPr/>
          </w:rPrChange>
        </w:rPr>
        <w:pPrChange w:id="96" w:author="ASUS" w:date="2026-01-07T10:04:00Z">
          <w:pPr/>
        </w:pPrChange>
      </w:pPr>
      <w:del w:id="97" w:author="ASUS" w:date="2026-01-07T09:44:00Z">
        <w:r w:rsidRPr="00655584" w:rsidDel="00A35DDE">
          <w:rPr>
            <w:rFonts w:cstheme="minorHAnsi"/>
            <w:sz w:val="18"/>
            <w:szCs w:val="18"/>
            <w:rPrChange w:id="9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99" w:author="ASUS" w:date="2026-01-07T10:07:00Z">
            <w:rPr/>
          </w:rPrChange>
        </w:rPr>
        <w:t>MAR, IR, MBR, IBR, PC, E/S AR, E/S BR.</w:t>
      </w:r>
    </w:p>
    <w:p w14:paraId="7787FD20" w14:textId="15D90960" w:rsidR="00A35DDE" w:rsidRPr="00655584" w:rsidDel="00A35DDE" w:rsidRDefault="00A35DDE" w:rsidP="00A35DDE">
      <w:pPr>
        <w:rPr>
          <w:del w:id="100" w:author="ASUS" w:date="2026-01-07T09:45:00Z"/>
          <w:rFonts w:cstheme="minorHAnsi"/>
          <w:sz w:val="18"/>
          <w:szCs w:val="18"/>
          <w:rPrChange w:id="101" w:author="ASUS" w:date="2026-01-07T10:07:00Z">
            <w:rPr>
              <w:del w:id="102" w:author="ASUS" w:date="2026-01-07T09:45:00Z"/>
            </w:rPr>
          </w:rPrChange>
        </w:rPr>
      </w:pPr>
      <w:r w:rsidRPr="00655584">
        <w:rPr>
          <w:rFonts w:cstheme="minorHAnsi"/>
          <w:sz w:val="18"/>
          <w:szCs w:val="18"/>
          <w:rPrChange w:id="103" w:author="ASUS" w:date="2026-01-07T10:07:00Z">
            <w:rPr/>
          </w:rPrChange>
        </w:rPr>
        <w:t>¿Qué implementa el sistema operativo para Gestionar la memoria, que permita cargar procesos</w:t>
      </w:r>
      <w:ins w:id="104" w:author="ASUS" w:date="2026-01-07T09:45:00Z">
        <w:r w:rsidRPr="00655584">
          <w:rPr>
            <w:rFonts w:cstheme="minorHAnsi"/>
            <w:sz w:val="18"/>
            <w:szCs w:val="18"/>
            <w:rPrChange w:id="105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3706B295" w14:textId="77777777" w:rsidR="00A35DDE" w:rsidRPr="00655584" w:rsidRDefault="00A35DDE" w:rsidP="00A35DDE">
      <w:pPr>
        <w:rPr>
          <w:rFonts w:cstheme="minorHAnsi"/>
          <w:sz w:val="18"/>
          <w:szCs w:val="18"/>
          <w:rPrChange w:id="106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107" w:author="ASUS" w:date="2026-01-07T10:07:00Z">
            <w:rPr/>
          </w:rPrChange>
        </w:rPr>
        <w:t>que exceden la capacidad existente de la memoria principal?</w:t>
      </w:r>
    </w:p>
    <w:p w14:paraId="16FDBEA5" w14:textId="096A48B0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108" w:author="ASUS" w:date="2026-01-07T10:07:00Z">
            <w:rPr/>
          </w:rPrChange>
        </w:rPr>
        <w:pPrChange w:id="109" w:author="ASUS" w:date="2026-01-07T10:05:00Z">
          <w:pPr/>
        </w:pPrChange>
      </w:pPr>
      <w:del w:id="110" w:author="ASUS" w:date="2026-01-07T09:44:00Z">
        <w:r w:rsidRPr="00655584" w:rsidDel="00A35DDE">
          <w:rPr>
            <w:rFonts w:cstheme="minorHAnsi"/>
            <w:sz w:val="18"/>
            <w:szCs w:val="18"/>
            <w:rPrChange w:id="11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12" w:author="ASUS" w:date="2026-01-07T10:07:00Z">
            <w:rPr/>
          </w:rPrChange>
        </w:rPr>
        <w:t>Memoria virtual</w:t>
      </w:r>
    </w:p>
    <w:p w14:paraId="1F87827B" w14:textId="1427DA6A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113" w:author="ASUS" w:date="2026-01-07T10:07:00Z">
            <w:rPr/>
          </w:rPrChange>
        </w:rPr>
        <w:pPrChange w:id="114" w:author="ASUS" w:date="2026-01-07T10:05:00Z">
          <w:pPr/>
        </w:pPrChange>
      </w:pPr>
      <w:del w:id="115" w:author="ASUS" w:date="2026-01-07T09:44:00Z">
        <w:r w:rsidRPr="00655584" w:rsidDel="00A35DDE">
          <w:rPr>
            <w:rFonts w:cstheme="minorHAnsi"/>
            <w:sz w:val="18"/>
            <w:szCs w:val="18"/>
            <w:rPrChange w:id="11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17" w:author="ASUS" w:date="2026-01-07T10:07:00Z">
            <w:rPr/>
          </w:rPrChange>
        </w:rPr>
        <w:t>Gestión de archivos</w:t>
      </w:r>
    </w:p>
    <w:p w14:paraId="2CA5678D" w14:textId="56E2AC90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rFonts w:cstheme="minorHAnsi"/>
          <w:sz w:val="18"/>
          <w:szCs w:val="18"/>
          <w:rPrChange w:id="118" w:author="ASUS" w:date="2026-01-07T10:07:00Z">
            <w:rPr/>
          </w:rPrChange>
        </w:rPr>
        <w:pPrChange w:id="119" w:author="ASUS" w:date="2026-01-07T10:05:00Z">
          <w:pPr/>
        </w:pPrChange>
      </w:pPr>
      <w:del w:id="120" w:author="ASUS" w:date="2026-01-07T09:44:00Z">
        <w:r w:rsidRPr="00655584" w:rsidDel="00A35DDE">
          <w:rPr>
            <w:rFonts w:cstheme="minorHAnsi"/>
            <w:sz w:val="18"/>
            <w:szCs w:val="18"/>
            <w:rPrChange w:id="12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22" w:author="ASUS" w:date="2026-01-07T10:07:00Z">
            <w:rPr/>
          </w:rPrChange>
        </w:rPr>
        <w:t>Segmentación</w:t>
      </w:r>
    </w:p>
    <w:p w14:paraId="4A0835C0" w14:textId="3FA7371B" w:rsidR="00A35DDE" w:rsidRPr="00655584" w:rsidRDefault="00A35DDE" w:rsidP="00655584">
      <w:pPr>
        <w:pStyle w:val="Prrafodelista"/>
        <w:numPr>
          <w:ilvl w:val="0"/>
          <w:numId w:val="4"/>
        </w:numPr>
        <w:ind w:left="851"/>
        <w:rPr>
          <w:ins w:id="123" w:author="ASUS" w:date="2026-01-07T09:44:00Z"/>
          <w:rFonts w:cstheme="minorHAnsi"/>
          <w:sz w:val="18"/>
          <w:szCs w:val="18"/>
          <w:rPrChange w:id="124" w:author="ASUS" w:date="2026-01-07T10:07:00Z">
            <w:rPr>
              <w:ins w:id="125" w:author="ASUS" w:date="2026-01-07T09:44:00Z"/>
            </w:rPr>
          </w:rPrChange>
        </w:rPr>
        <w:pPrChange w:id="126" w:author="ASUS" w:date="2026-01-07T10:05:00Z">
          <w:pPr>
            <w:pStyle w:val="Prrafodelista"/>
            <w:numPr>
              <w:numId w:val="4"/>
            </w:numPr>
            <w:ind w:left="1080" w:hanging="360"/>
          </w:pPr>
        </w:pPrChange>
      </w:pPr>
      <w:del w:id="127" w:author="ASUS" w:date="2026-01-07T09:44:00Z">
        <w:r w:rsidRPr="00655584" w:rsidDel="00A35DDE">
          <w:rPr>
            <w:rFonts w:cstheme="minorHAnsi"/>
            <w:sz w:val="18"/>
            <w:szCs w:val="18"/>
            <w:rPrChange w:id="12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29" w:author="ASUS" w:date="2026-01-07T10:07:00Z">
            <w:rPr/>
          </w:rPrChange>
        </w:rPr>
        <w:t xml:space="preserve">Compactación </w:t>
      </w:r>
    </w:p>
    <w:p w14:paraId="7DD01F84" w14:textId="03E3823E" w:rsidR="00A35DDE" w:rsidRPr="00655584" w:rsidRDefault="00A35DDE" w:rsidP="00655584">
      <w:pPr>
        <w:rPr>
          <w:rFonts w:cstheme="minorHAnsi"/>
          <w:sz w:val="18"/>
          <w:szCs w:val="18"/>
          <w:rPrChange w:id="130" w:author="ASUS" w:date="2026-01-07T10:07:00Z">
            <w:rPr/>
          </w:rPrChange>
        </w:rPr>
      </w:pPr>
      <w:del w:id="131" w:author="ASUS" w:date="2026-01-07T09:44:00Z">
        <w:r w:rsidRPr="00655584" w:rsidDel="00A35DDE">
          <w:rPr>
            <w:rFonts w:cstheme="minorHAnsi"/>
            <w:sz w:val="18"/>
            <w:szCs w:val="18"/>
            <w:rPrChange w:id="132" w:author="ASUS" w:date="2026-01-07T10:07:00Z">
              <w:rPr/>
            </w:rPrChange>
          </w:rPr>
          <w:cr/>
        </w:r>
      </w:del>
      <w:r w:rsidRPr="00655584">
        <w:rPr>
          <w:rFonts w:cstheme="minorHAnsi"/>
          <w:sz w:val="18"/>
          <w:szCs w:val="18"/>
          <w:rPrChange w:id="133" w:author="ASUS" w:date="2026-01-07T10:07:00Z">
            <w:rPr/>
          </w:rPrChange>
        </w:rPr>
        <w:t>¿Qué significa el tipo de memoria EPROM?</w:t>
      </w:r>
    </w:p>
    <w:p w14:paraId="3455FE7F" w14:textId="1EEE1CC0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34" w:author="ASUS" w:date="2026-01-07T10:07:00Z">
            <w:rPr/>
          </w:rPrChange>
        </w:rPr>
        <w:pPrChange w:id="135" w:author="ASUS" w:date="2026-01-07T09:44:00Z">
          <w:pPr/>
        </w:pPrChange>
      </w:pPr>
      <w:del w:id="136" w:author="ASUS" w:date="2026-01-07T09:44:00Z">
        <w:r w:rsidRPr="00655584" w:rsidDel="00A35DDE">
          <w:rPr>
            <w:rFonts w:cstheme="minorHAnsi"/>
            <w:sz w:val="18"/>
            <w:szCs w:val="18"/>
            <w:rPrChange w:id="13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38" w:author="ASUS" w:date="2026-01-07T10:07:00Z">
            <w:rPr/>
          </w:rPrChange>
        </w:rPr>
        <w:t>Memoria de sólo lectura programable y borrable</w:t>
      </w:r>
    </w:p>
    <w:p w14:paraId="62111C23" w14:textId="5FA59DE8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39" w:author="ASUS" w:date="2026-01-07T10:07:00Z">
            <w:rPr/>
          </w:rPrChange>
        </w:rPr>
        <w:pPrChange w:id="140" w:author="ASUS" w:date="2026-01-07T09:44:00Z">
          <w:pPr/>
        </w:pPrChange>
      </w:pPr>
      <w:del w:id="141" w:author="ASUS" w:date="2026-01-07T09:44:00Z">
        <w:r w:rsidRPr="00655584" w:rsidDel="00A35DDE">
          <w:rPr>
            <w:rFonts w:cstheme="minorHAnsi"/>
            <w:sz w:val="18"/>
            <w:szCs w:val="18"/>
            <w:rPrChange w:id="14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43" w:author="ASUS" w:date="2026-01-07T10:07:00Z">
            <w:rPr/>
          </w:rPrChange>
        </w:rPr>
        <w:t>Memoria de sólo lectura programable</w:t>
      </w:r>
    </w:p>
    <w:p w14:paraId="457147ED" w14:textId="60345923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44" w:author="ASUS" w:date="2026-01-07T10:07:00Z">
            <w:rPr/>
          </w:rPrChange>
        </w:rPr>
        <w:pPrChange w:id="145" w:author="ASUS" w:date="2026-01-07T09:44:00Z">
          <w:pPr/>
        </w:pPrChange>
      </w:pPr>
      <w:del w:id="146" w:author="ASUS" w:date="2026-01-07T09:44:00Z">
        <w:r w:rsidRPr="00655584" w:rsidDel="00A35DDE">
          <w:rPr>
            <w:rFonts w:cstheme="minorHAnsi"/>
            <w:sz w:val="18"/>
            <w:szCs w:val="18"/>
            <w:rPrChange w:id="147" w:author="ASUS" w:date="2026-01-07T10:07:00Z">
              <w:rPr/>
            </w:rPrChange>
          </w:rPr>
          <w:lastRenderedPageBreak/>
          <w:delText xml:space="preserve"> </w:delText>
        </w:r>
      </w:del>
      <w:r w:rsidRPr="00655584">
        <w:rPr>
          <w:rFonts w:cstheme="minorHAnsi"/>
          <w:sz w:val="18"/>
          <w:szCs w:val="18"/>
          <w:rPrChange w:id="148" w:author="ASUS" w:date="2026-01-07T10:07:00Z">
            <w:rPr/>
          </w:rPrChange>
        </w:rPr>
        <w:t>Memoria de sólo lectura no programable</w:t>
      </w:r>
    </w:p>
    <w:p w14:paraId="25E12771" w14:textId="5849744A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49" w:author="ASUS" w:date="2026-01-07T10:07:00Z">
            <w:rPr/>
          </w:rPrChange>
        </w:rPr>
        <w:pPrChange w:id="150" w:author="ASUS" w:date="2026-01-07T09:44:00Z">
          <w:pPr/>
        </w:pPrChange>
      </w:pPr>
      <w:del w:id="151" w:author="ASUS" w:date="2026-01-07T09:44:00Z">
        <w:r w:rsidRPr="00655584" w:rsidDel="00A35DDE">
          <w:rPr>
            <w:rFonts w:cstheme="minorHAnsi"/>
            <w:sz w:val="18"/>
            <w:szCs w:val="18"/>
            <w:rPrChange w:id="15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53" w:author="ASUS" w:date="2026-01-07T10:07:00Z">
            <w:rPr/>
          </w:rPrChange>
        </w:rPr>
        <w:t>Memoria sólo lectura</w:t>
      </w:r>
    </w:p>
    <w:p w14:paraId="49B2D372" w14:textId="77777777" w:rsidR="00A35DDE" w:rsidRPr="00655584" w:rsidRDefault="00A35DDE" w:rsidP="00A35DDE">
      <w:pPr>
        <w:rPr>
          <w:rFonts w:cstheme="minorHAnsi"/>
          <w:sz w:val="18"/>
          <w:szCs w:val="18"/>
          <w:rPrChange w:id="154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155" w:author="ASUS" w:date="2026-01-07T10:07:00Z">
            <w:rPr/>
          </w:rPrChange>
        </w:rPr>
        <w:t>¿Qué significa memoria EEPROM?</w:t>
      </w:r>
    </w:p>
    <w:p w14:paraId="6C669B7F" w14:textId="4D8DE04F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56" w:author="ASUS" w:date="2026-01-07T10:07:00Z">
            <w:rPr/>
          </w:rPrChange>
        </w:rPr>
        <w:pPrChange w:id="157" w:author="ASUS" w:date="2026-01-07T09:44:00Z">
          <w:pPr/>
        </w:pPrChange>
      </w:pPr>
      <w:del w:id="158" w:author="ASUS" w:date="2026-01-07T09:44:00Z">
        <w:r w:rsidRPr="00655584" w:rsidDel="00A35DDE">
          <w:rPr>
            <w:rFonts w:cstheme="minorHAnsi"/>
            <w:sz w:val="18"/>
            <w:szCs w:val="18"/>
            <w:rPrChange w:id="15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60" w:author="ASUS" w:date="2026-01-07T10:07:00Z">
            <w:rPr/>
          </w:rPrChange>
        </w:rPr>
        <w:t xml:space="preserve">Ninguno </w:t>
      </w:r>
      <w:proofErr w:type="gramStart"/>
      <w:r w:rsidRPr="00655584">
        <w:rPr>
          <w:rFonts w:cstheme="minorHAnsi"/>
          <w:sz w:val="18"/>
          <w:szCs w:val="18"/>
          <w:rPrChange w:id="161" w:author="ASUS" w:date="2026-01-07T10:07:00Z">
            <w:rPr/>
          </w:rPrChange>
        </w:rPr>
        <w:t>de los ítem</w:t>
      </w:r>
      <w:proofErr w:type="gramEnd"/>
    </w:p>
    <w:p w14:paraId="3768443C" w14:textId="5AE778EC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62" w:author="ASUS" w:date="2026-01-07T10:07:00Z">
            <w:rPr/>
          </w:rPrChange>
        </w:rPr>
        <w:pPrChange w:id="163" w:author="ASUS" w:date="2026-01-07T09:44:00Z">
          <w:pPr/>
        </w:pPrChange>
      </w:pPr>
      <w:del w:id="164" w:author="ASUS" w:date="2026-01-07T09:44:00Z">
        <w:r w:rsidRPr="00655584" w:rsidDel="00A35DDE">
          <w:rPr>
            <w:rFonts w:cstheme="minorHAnsi"/>
            <w:sz w:val="18"/>
            <w:szCs w:val="18"/>
            <w:rPrChange w:id="16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66" w:author="ASUS" w:date="2026-01-07T10:07:00Z">
            <w:rPr/>
          </w:rPrChange>
        </w:rPr>
        <w:t>PROM borrable</w:t>
      </w:r>
    </w:p>
    <w:p w14:paraId="360E7742" w14:textId="73EA5586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67" w:author="ASUS" w:date="2026-01-07T10:07:00Z">
            <w:rPr/>
          </w:rPrChange>
        </w:rPr>
        <w:pPrChange w:id="168" w:author="ASUS" w:date="2026-01-07T09:44:00Z">
          <w:pPr/>
        </w:pPrChange>
      </w:pPr>
      <w:del w:id="169" w:author="ASUS" w:date="2026-01-07T09:44:00Z">
        <w:r w:rsidRPr="00655584" w:rsidDel="00A35DDE">
          <w:rPr>
            <w:rFonts w:cstheme="minorHAnsi"/>
            <w:sz w:val="18"/>
            <w:szCs w:val="18"/>
            <w:rPrChange w:id="17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71" w:author="ASUS" w:date="2026-01-07T10:07:00Z">
            <w:rPr/>
          </w:rPrChange>
        </w:rPr>
        <w:t>ROM programable</w:t>
      </w:r>
    </w:p>
    <w:p w14:paraId="4878E6EA" w14:textId="7691AFF7" w:rsidR="003C7FBB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72" w:author="ASUS" w:date="2026-01-07T10:07:00Z">
            <w:rPr/>
          </w:rPrChange>
        </w:rPr>
        <w:pPrChange w:id="173" w:author="ASUS" w:date="2026-01-07T09:44:00Z">
          <w:pPr/>
        </w:pPrChange>
      </w:pPr>
      <w:del w:id="174" w:author="ASUS" w:date="2026-01-07T09:44:00Z">
        <w:r w:rsidRPr="00655584" w:rsidDel="00A35DDE">
          <w:rPr>
            <w:rFonts w:cstheme="minorHAnsi"/>
            <w:sz w:val="18"/>
            <w:szCs w:val="18"/>
            <w:rPrChange w:id="17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76" w:author="ASUS" w:date="2026-01-07T10:07:00Z">
            <w:rPr/>
          </w:rPrChange>
        </w:rPr>
        <w:t>Memoria Flash</w:t>
      </w:r>
    </w:p>
    <w:p w14:paraId="704E7A7F" w14:textId="77777777" w:rsidR="00A35DDE" w:rsidRPr="00655584" w:rsidRDefault="00A35DDE" w:rsidP="00A35DDE">
      <w:pPr>
        <w:rPr>
          <w:rFonts w:cstheme="minorHAnsi"/>
          <w:sz w:val="18"/>
          <w:szCs w:val="18"/>
          <w:rPrChange w:id="177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178" w:author="ASUS" w:date="2026-01-07T10:07:00Z">
            <w:rPr/>
          </w:rPrChange>
        </w:rPr>
        <w:t>Qué tipo de sistema de organización de archivos reduce la fragmentación de archivos.</w:t>
      </w:r>
    </w:p>
    <w:p w14:paraId="0DBE53D3" w14:textId="07B6C51F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79" w:author="ASUS" w:date="2026-01-07T10:07:00Z">
            <w:rPr/>
          </w:rPrChange>
        </w:rPr>
        <w:pPrChange w:id="180" w:author="ASUS" w:date="2026-01-07T09:44:00Z">
          <w:pPr/>
        </w:pPrChange>
      </w:pPr>
      <w:del w:id="181" w:author="ASUS" w:date="2026-01-07T09:44:00Z">
        <w:r w:rsidRPr="00655584" w:rsidDel="00A35DDE">
          <w:rPr>
            <w:rFonts w:cstheme="minorHAnsi"/>
            <w:sz w:val="18"/>
            <w:szCs w:val="18"/>
            <w:rPrChange w:id="18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83" w:author="ASUS" w:date="2026-01-07T10:07:00Z">
            <w:rPr/>
          </w:rPrChange>
        </w:rPr>
        <w:t xml:space="preserve">New </w:t>
      </w:r>
      <w:proofErr w:type="spellStart"/>
      <w:r w:rsidRPr="00655584">
        <w:rPr>
          <w:rFonts w:cstheme="minorHAnsi"/>
          <w:sz w:val="18"/>
          <w:szCs w:val="18"/>
          <w:rPrChange w:id="184" w:author="ASUS" w:date="2026-01-07T10:07:00Z">
            <w:rPr/>
          </w:rPrChange>
        </w:rPr>
        <w:t>Technology</w:t>
      </w:r>
      <w:proofErr w:type="spellEnd"/>
      <w:r w:rsidRPr="00655584">
        <w:rPr>
          <w:rFonts w:cstheme="minorHAnsi"/>
          <w:sz w:val="18"/>
          <w:szCs w:val="18"/>
          <w:rPrChange w:id="185" w:author="ASUS" w:date="2026-01-07T10:07:00Z">
            <w:rPr/>
          </w:rPrChange>
        </w:rPr>
        <w:t xml:space="preserve"> File </w:t>
      </w:r>
      <w:proofErr w:type="spellStart"/>
      <w:r w:rsidRPr="00655584">
        <w:rPr>
          <w:rFonts w:cstheme="minorHAnsi"/>
          <w:sz w:val="18"/>
          <w:szCs w:val="18"/>
          <w:rPrChange w:id="186" w:author="ASUS" w:date="2026-01-07T10:07:00Z">
            <w:rPr/>
          </w:rPrChange>
        </w:rPr>
        <w:t>System</w:t>
      </w:r>
      <w:proofErr w:type="spellEnd"/>
    </w:p>
    <w:p w14:paraId="59A27887" w14:textId="5E3DBE15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87" w:author="ASUS" w:date="2026-01-07T10:07:00Z">
            <w:rPr/>
          </w:rPrChange>
        </w:rPr>
        <w:pPrChange w:id="188" w:author="ASUS" w:date="2026-01-07T09:44:00Z">
          <w:pPr/>
        </w:pPrChange>
      </w:pPr>
      <w:del w:id="189" w:author="ASUS" w:date="2026-01-07T09:44:00Z">
        <w:r w:rsidRPr="00655584" w:rsidDel="00A35DDE">
          <w:rPr>
            <w:rFonts w:cstheme="minorHAnsi"/>
            <w:sz w:val="18"/>
            <w:szCs w:val="18"/>
            <w:rPrChange w:id="19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191" w:author="ASUS" w:date="2026-01-07T10:07:00Z">
            <w:rPr/>
          </w:rPrChange>
        </w:rPr>
        <w:t xml:space="preserve">File </w:t>
      </w:r>
      <w:proofErr w:type="spellStart"/>
      <w:r w:rsidRPr="00655584">
        <w:rPr>
          <w:rFonts w:cstheme="minorHAnsi"/>
          <w:sz w:val="18"/>
          <w:szCs w:val="18"/>
          <w:rPrChange w:id="192" w:author="ASUS" w:date="2026-01-07T10:07:00Z">
            <w:rPr/>
          </w:rPrChange>
        </w:rPr>
        <w:t>Allocation</w:t>
      </w:r>
      <w:proofErr w:type="spellEnd"/>
      <w:r w:rsidRPr="00655584">
        <w:rPr>
          <w:rFonts w:cstheme="minorHAnsi"/>
          <w:sz w:val="18"/>
          <w:szCs w:val="18"/>
          <w:rPrChange w:id="193" w:author="ASUS" w:date="2026-01-07T10:07:00Z">
            <w:rPr/>
          </w:rPrChange>
        </w:rPr>
        <w:t xml:space="preserve"> </w:t>
      </w:r>
      <w:proofErr w:type="spellStart"/>
      <w:r w:rsidRPr="00655584">
        <w:rPr>
          <w:rFonts w:cstheme="minorHAnsi"/>
          <w:sz w:val="18"/>
          <w:szCs w:val="18"/>
          <w:rPrChange w:id="194" w:author="ASUS" w:date="2026-01-07T10:07:00Z">
            <w:rPr/>
          </w:rPrChange>
        </w:rPr>
        <w:t>System</w:t>
      </w:r>
      <w:proofErr w:type="spellEnd"/>
    </w:p>
    <w:p w14:paraId="48F6B9B2" w14:textId="72D6BC41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195" w:author="ASUS" w:date="2026-01-07T10:07:00Z">
            <w:rPr/>
          </w:rPrChange>
        </w:rPr>
        <w:pPrChange w:id="196" w:author="ASUS" w:date="2026-01-07T09:44:00Z">
          <w:pPr/>
        </w:pPrChange>
      </w:pPr>
      <w:del w:id="197" w:author="ASUS" w:date="2026-01-07T09:44:00Z">
        <w:r w:rsidRPr="00655584" w:rsidDel="00A35DDE">
          <w:rPr>
            <w:rFonts w:cstheme="minorHAnsi"/>
            <w:sz w:val="18"/>
            <w:szCs w:val="18"/>
            <w:rPrChange w:id="198" w:author="ASUS" w:date="2026-01-07T10:07:00Z">
              <w:rPr/>
            </w:rPrChange>
          </w:rPr>
          <w:delText xml:space="preserve"> </w:delText>
        </w:r>
      </w:del>
      <w:proofErr w:type="spellStart"/>
      <w:r w:rsidRPr="00655584">
        <w:rPr>
          <w:rFonts w:cstheme="minorHAnsi"/>
          <w:sz w:val="18"/>
          <w:szCs w:val="18"/>
          <w:rPrChange w:id="199" w:author="ASUS" w:date="2026-01-07T10:07:00Z">
            <w:rPr/>
          </w:rPrChange>
        </w:rPr>
        <w:t>Third</w:t>
      </w:r>
      <w:proofErr w:type="spellEnd"/>
      <w:r w:rsidRPr="00655584">
        <w:rPr>
          <w:rFonts w:cstheme="minorHAnsi"/>
          <w:sz w:val="18"/>
          <w:szCs w:val="18"/>
          <w:rPrChange w:id="200" w:author="ASUS" w:date="2026-01-07T10:07:00Z">
            <w:rPr/>
          </w:rPrChange>
        </w:rPr>
        <w:t xml:space="preserve"> Extended </w:t>
      </w:r>
      <w:proofErr w:type="spellStart"/>
      <w:r w:rsidRPr="00655584">
        <w:rPr>
          <w:rFonts w:cstheme="minorHAnsi"/>
          <w:sz w:val="18"/>
          <w:szCs w:val="18"/>
          <w:rPrChange w:id="201" w:author="ASUS" w:date="2026-01-07T10:07:00Z">
            <w:rPr/>
          </w:rPrChange>
        </w:rPr>
        <w:t>Filesystem</w:t>
      </w:r>
      <w:proofErr w:type="spellEnd"/>
    </w:p>
    <w:p w14:paraId="3C3EB5A9" w14:textId="5A297BF8" w:rsidR="00A35DDE" w:rsidRPr="00655584" w:rsidDel="00655584" w:rsidRDefault="00A35DDE" w:rsidP="00A35DDE">
      <w:pPr>
        <w:pStyle w:val="Prrafodelista"/>
        <w:numPr>
          <w:ilvl w:val="0"/>
          <w:numId w:val="4"/>
        </w:numPr>
        <w:rPr>
          <w:del w:id="202" w:author="ASUS" w:date="2026-01-07T10:06:00Z"/>
          <w:rFonts w:cstheme="minorHAnsi"/>
          <w:sz w:val="18"/>
          <w:szCs w:val="18"/>
          <w:rPrChange w:id="203" w:author="ASUS" w:date="2026-01-07T10:07:00Z">
            <w:rPr>
              <w:del w:id="204" w:author="ASUS" w:date="2026-01-07T10:06:00Z"/>
            </w:rPr>
          </w:rPrChange>
        </w:rPr>
        <w:pPrChange w:id="205" w:author="ASUS" w:date="2026-01-07T09:44:00Z">
          <w:pPr/>
        </w:pPrChange>
      </w:pPr>
      <w:del w:id="206" w:author="ASUS" w:date="2026-01-07T09:44:00Z">
        <w:r w:rsidRPr="00655584" w:rsidDel="00A35DDE">
          <w:rPr>
            <w:rFonts w:cstheme="minorHAnsi"/>
            <w:sz w:val="18"/>
            <w:szCs w:val="18"/>
            <w:rPrChange w:id="207" w:author="ASUS" w:date="2026-01-07T10:07:00Z">
              <w:rPr/>
            </w:rPrChange>
          </w:rPr>
          <w:delText xml:space="preserve"> </w:delText>
        </w:r>
      </w:del>
      <w:proofErr w:type="spellStart"/>
      <w:r w:rsidRPr="00655584">
        <w:rPr>
          <w:rFonts w:cstheme="minorHAnsi"/>
          <w:sz w:val="18"/>
          <w:szCs w:val="18"/>
          <w:rPrChange w:id="208" w:author="ASUS" w:date="2026-01-07T10:07:00Z">
            <w:rPr/>
          </w:rPrChange>
        </w:rPr>
        <w:t>Fourth</w:t>
      </w:r>
      <w:proofErr w:type="spellEnd"/>
      <w:r w:rsidRPr="00655584">
        <w:rPr>
          <w:rFonts w:cstheme="minorHAnsi"/>
          <w:sz w:val="18"/>
          <w:szCs w:val="18"/>
          <w:rPrChange w:id="209" w:author="ASUS" w:date="2026-01-07T10:07:00Z">
            <w:rPr/>
          </w:rPrChange>
        </w:rPr>
        <w:t xml:space="preserve"> Extended </w:t>
      </w:r>
      <w:proofErr w:type="spellStart"/>
      <w:r w:rsidRPr="00655584">
        <w:rPr>
          <w:rFonts w:cstheme="minorHAnsi"/>
          <w:sz w:val="18"/>
          <w:szCs w:val="18"/>
          <w:rPrChange w:id="210" w:author="ASUS" w:date="2026-01-07T10:07:00Z">
            <w:rPr/>
          </w:rPrChange>
        </w:rPr>
        <w:t>Filesystem</w:t>
      </w:r>
      <w:proofErr w:type="spellEnd"/>
    </w:p>
    <w:p w14:paraId="4C7E4DBB" w14:textId="77777777" w:rsidR="00A35DDE" w:rsidRPr="00655584" w:rsidRDefault="00A35DDE" w:rsidP="00A35DDE">
      <w:pPr>
        <w:pStyle w:val="Prrafodelista"/>
        <w:numPr>
          <w:ilvl w:val="0"/>
          <w:numId w:val="4"/>
        </w:numPr>
        <w:rPr>
          <w:ins w:id="211" w:author="ASUS" w:date="2026-01-07T09:44:00Z"/>
          <w:rFonts w:cstheme="minorHAnsi"/>
          <w:sz w:val="18"/>
          <w:szCs w:val="18"/>
          <w:rPrChange w:id="212" w:author="ASUS" w:date="2026-01-07T10:07:00Z">
            <w:rPr>
              <w:ins w:id="213" w:author="ASUS" w:date="2026-01-07T09:44:00Z"/>
              <w:rFonts w:ascii="Arial" w:hAnsi="Arial" w:cs="Arial"/>
              <w:sz w:val="20"/>
              <w:szCs w:val="20"/>
            </w:rPr>
          </w:rPrChange>
        </w:rPr>
        <w:pPrChange w:id="214" w:author="ASUS" w:date="2026-01-07T10:06:00Z">
          <w:pPr/>
        </w:pPrChange>
      </w:pPr>
    </w:p>
    <w:p w14:paraId="4CCBDF9F" w14:textId="5E71BD76" w:rsidR="00A35DDE" w:rsidRPr="00655584" w:rsidRDefault="00A35DDE" w:rsidP="00A35DDE">
      <w:pPr>
        <w:rPr>
          <w:rFonts w:cstheme="minorHAnsi"/>
          <w:sz w:val="18"/>
          <w:szCs w:val="18"/>
          <w:rPrChange w:id="215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216" w:author="ASUS" w:date="2026-01-07T10:07:00Z">
            <w:rPr/>
          </w:rPrChange>
        </w:rPr>
        <w:t xml:space="preserve">Qué tipo de trasferencia se realiza con la siguiente instrucción: </w:t>
      </w:r>
      <w:proofErr w:type="gramStart"/>
      <w:r w:rsidRPr="00655584">
        <w:rPr>
          <w:rFonts w:cstheme="minorHAnsi"/>
          <w:sz w:val="18"/>
          <w:szCs w:val="18"/>
          <w:rPrChange w:id="217" w:author="ASUS" w:date="2026-01-07T10:07:00Z">
            <w:rPr/>
          </w:rPrChange>
        </w:rPr>
        <w:t>MOV[</w:t>
      </w:r>
      <w:proofErr w:type="gramEnd"/>
      <w:r w:rsidRPr="00655584">
        <w:rPr>
          <w:rFonts w:cstheme="minorHAnsi"/>
          <w:sz w:val="18"/>
          <w:szCs w:val="18"/>
          <w:rPrChange w:id="218" w:author="ASUS" w:date="2026-01-07T10:07:00Z">
            <w:rPr/>
          </w:rPrChange>
        </w:rPr>
        <w:t>0100],6789h</w:t>
      </w:r>
    </w:p>
    <w:p w14:paraId="444EBEB0" w14:textId="5E1CA494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219" w:author="ASUS" w:date="2026-01-07T10:07:00Z">
            <w:rPr/>
          </w:rPrChange>
        </w:rPr>
        <w:pPrChange w:id="220" w:author="ASUS" w:date="2026-01-07T09:44:00Z">
          <w:pPr/>
        </w:pPrChange>
      </w:pPr>
      <w:del w:id="221" w:author="ASUS" w:date="2026-01-07T09:44:00Z">
        <w:r w:rsidRPr="00655584" w:rsidDel="00A35DDE">
          <w:rPr>
            <w:rFonts w:cstheme="minorHAnsi"/>
            <w:sz w:val="18"/>
            <w:szCs w:val="18"/>
            <w:rPrChange w:id="22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23" w:author="ASUS" w:date="2026-01-07T10:07:00Z">
            <w:rPr/>
          </w:rPrChange>
        </w:rPr>
        <w:t>Constante a memoria</w:t>
      </w:r>
    </w:p>
    <w:p w14:paraId="1BF63D4E" w14:textId="6D644D99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224" w:author="ASUS" w:date="2026-01-07T10:07:00Z">
            <w:rPr/>
          </w:rPrChange>
        </w:rPr>
        <w:pPrChange w:id="225" w:author="ASUS" w:date="2026-01-07T09:44:00Z">
          <w:pPr/>
        </w:pPrChange>
      </w:pPr>
      <w:del w:id="226" w:author="ASUS" w:date="2026-01-07T09:44:00Z">
        <w:r w:rsidRPr="00655584" w:rsidDel="00A35DDE">
          <w:rPr>
            <w:rFonts w:cstheme="minorHAnsi"/>
            <w:sz w:val="18"/>
            <w:szCs w:val="18"/>
            <w:rPrChange w:id="22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28" w:author="ASUS" w:date="2026-01-07T10:07:00Z">
            <w:rPr/>
          </w:rPrChange>
        </w:rPr>
        <w:t>Memoria a constante</w:t>
      </w:r>
    </w:p>
    <w:p w14:paraId="509AAB3B" w14:textId="644863A0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229" w:author="ASUS" w:date="2026-01-07T10:07:00Z">
            <w:rPr/>
          </w:rPrChange>
        </w:rPr>
        <w:pPrChange w:id="230" w:author="ASUS" w:date="2026-01-07T09:44:00Z">
          <w:pPr/>
        </w:pPrChange>
      </w:pPr>
      <w:del w:id="231" w:author="ASUS" w:date="2026-01-07T09:44:00Z">
        <w:r w:rsidRPr="00655584" w:rsidDel="00A35DDE">
          <w:rPr>
            <w:rFonts w:cstheme="minorHAnsi"/>
            <w:sz w:val="18"/>
            <w:szCs w:val="18"/>
            <w:rPrChange w:id="23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33" w:author="ASUS" w:date="2026-01-07T10:07:00Z">
            <w:rPr/>
          </w:rPrChange>
        </w:rPr>
        <w:t>Memoria a registro</w:t>
      </w:r>
    </w:p>
    <w:p w14:paraId="58A7E4BA" w14:textId="048F0643" w:rsidR="00A35DDE" w:rsidRPr="00655584" w:rsidRDefault="00A35DDE" w:rsidP="00A35DDE">
      <w:pPr>
        <w:pStyle w:val="Prrafodelista"/>
        <w:numPr>
          <w:ilvl w:val="0"/>
          <w:numId w:val="4"/>
        </w:numPr>
        <w:rPr>
          <w:rFonts w:cstheme="minorHAnsi"/>
          <w:sz w:val="18"/>
          <w:szCs w:val="18"/>
          <w:rPrChange w:id="234" w:author="ASUS" w:date="2026-01-07T10:07:00Z">
            <w:rPr/>
          </w:rPrChange>
        </w:rPr>
        <w:pPrChange w:id="235" w:author="ASUS" w:date="2026-01-07T09:44:00Z">
          <w:pPr/>
        </w:pPrChange>
      </w:pPr>
      <w:del w:id="236" w:author="ASUS" w:date="2026-01-07T09:44:00Z">
        <w:r w:rsidRPr="00655584" w:rsidDel="00A35DDE">
          <w:rPr>
            <w:rFonts w:cstheme="minorHAnsi"/>
            <w:sz w:val="18"/>
            <w:szCs w:val="18"/>
            <w:rPrChange w:id="23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38" w:author="ASUS" w:date="2026-01-07T10:07:00Z">
            <w:rPr/>
          </w:rPrChange>
        </w:rPr>
        <w:t>Registro a memoria</w:t>
      </w:r>
    </w:p>
    <w:p w14:paraId="3BFE9BCC" w14:textId="77777777" w:rsidR="00A35DDE" w:rsidRPr="00655584" w:rsidRDefault="00A35DDE" w:rsidP="00A35DDE">
      <w:pPr>
        <w:rPr>
          <w:rFonts w:cstheme="minorHAnsi"/>
          <w:sz w:val="18"/>
          <w:szCs w:val="18"/>
          <w:rPrChange w:id="239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240" w:author="ASUS" w:date="2026-01-07T10:07:00Z">
            <w:rPr/>
          </w:rPrChange>
        </w:rPr>
        <w:t xml:space="preserve">Qué ventajas presentan los multiprocesadores simétricos con respecto a los </w:t>
      </w:r>
      <w:proofErr w:type="spellStart"/>
      <w:r w:rsidRPr="00655584">
        <w:rPr>
          <w:rFonts w:cstheme="minorHAnsi"/>
          <w:sz w:val="18"/>
          <w:szCs w:val="18"/>
          <w:rPrChange w:id="241" w:author="ASUS" w:date="2026-01-07T10:07:00Z">
            <w:rPr/>
          </w:rPrChange>
        </w:rPr>
        <w:t>clusters</w:t>
      </w:r>
      <w:proofErr w:type="spellEnd"/>
    </w:p>
    <w:p w14:paraId="31ABADFD" w14:textId="369994CD" w:rsidR="00A35DDE" w:rsidRPr="00655584" w:rsidRDefault="00A35DDE" w:rsidP="00A35DDE">
      <w:pPr>
        <w:pStyle w:val="Prrafodelista"/>
        <w:numPr>
          <w:ilvl w:val="0"/>
          <w:numId w:val="4"/>
        </w:numPr>
        <w:ind w:left="1134" w:hanging="425"/>
        <w:rPr>
          <w:rFonts w:cstheme="minorHAnsi"/>
          <w:sz w:val="18"/>
          <w:szCs w:val="18"/>
          <w:rPrChange w:id="242" w:author="ASUS" w:date="2026-01-07T10:07:00Z">
            <w:rPr/>
          </w:rPrChange>
        </w:rPr>
        <w:pPrChange w:id="243" w:author="ASUS" w:date="2026-01-07T09:45:00Z">
          <w:pPr/>
        </w:pPrChange>
      </w:pPr>
      <w:del w:id="244" w:author="ASUS" w:date="2026-01-07T09:45:00Z">
        <w:r w:rsidRPr="00655584" w:rsidDel="00A35DDE">
          <w:rPr>
            <w:rFonts w:cstheme="minorHAnsi"/>
            <w:sz w:val="18"/>
            <w:szCs w:val="18"/>
            <w:rPrChange w:id="24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46" w:author="ASUS" w:date="2026-01-07T10:07:00Z">
            <w:rPr/>
          </w:rPrChange>
        </w:rPr>
        <w:t xml:space="preserve">Un multiprocesador simétrico es más fácil de gestionar y configurar que un </w:t>
      </w:r>
      <w:proofErr w:type="spellStart"/>
      <w:r w:rsidRPr="00655584">
        <w:rPr>
          <w:rFonts w:cstheme="minorHAnsi"/>
          <w:sz w:val="18"/>
          <w:szCs w:val="18"/>
          <w:rPrChange w:id="247" w:author="ASUS" w:date="2026-01-07T10:07:00Z">
            <w:rPr/>
          </w:rPrChange>
        </w:rPr>
        <w:t>cluster</w:t>
      </w:r>
      <w:proofErr w:type="spellEnd"/>
      <w:r w:rsidRPr="00655584">
        <w:rPr>
          <w:rFonts w:cstheme="minorHAnsi"/>
          <w:sz w:val="18"/>
          <w:szCs w:val="18"/>
          <w:rPrChange w:id="248" w:author="ASUS" w:date="2026-01-07T10:07:00Z">
            <w:rPr/>
          </w:rPrChange>
        </w:rPr>
        <w:t>.</w:t>
      </w:r>
    </w:p>
    <w:p w14:paraId="223E8453" w14:textId="1D0C3AB2" w:rsidR="00A35DDE" w:rsidRPr="00655584" w:rsidDel="00A35DDE" w:rsidRDefault="00A35DDE" w:rsidP="00A35DDE">
      <w:pPr>
        <w:pStyle w:val="Prrafodelista"/>
        <w:numPr>
          <w:ilvl w:val="0"/>
          <w:numId w:val="4"/>
        </w:numPr>
        <w:ind w:left="1134" w:hanging="425"/>
        <w:rPr>
          <w:del w:id="249" w:author="ASUS" w:date="2026-01-07T09:45:00Z"/>
          <w:rFonts w:cstheme="minorHAnsi"/>
          <w:sz w:val="18"/>
          <w:szCs w:val="18"/>
          <w:rPrChange w:id="250" w:author="ASUS" w:date="2026-01-07T10:07:00Z">
            <w:rPr>
              <w:del w:id="251" w:author="ASUS" w:date="2026-01-07T09:45:00Z"/>
            </w:rPr>
          </w:rPrChange>
        </w:rPr>
        <w:pPrChange w:id="252" w:author="ASUS" w:date="2026-01-07T09:45:00Z">
          <w:pPr/>
        </w:pPrChange>
      </w:pPr>
      <w:del w:id="253" w:author="ASUS" w:date="2026-01-07T09:45:00Z">
        <w:r w:rsidRPr="00655584" w:rsidDel="00A35DDE">
          <w:rPr>
            <w:rFonts w:cstheme="minorHAnsi"/>
            <w:sz w:val="18"/>
            <w:szCs w:val="18"/>
            <w:rPrChange w:id="25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55" w:author="ASUS" w:date="2026-01-07T10:07:00Z">
            <w:rPr/>
          </w:rPrChange>
        </w:rPr>
        <w:t>Un multiprocesador simétrico necesita más espacio físico y consume menos energía que</w:t>
      </w:r>
      <w:ins w:id="256" w:author="ASUS" w:date="2026-01-07T09:45:00Z">
        <w:r w:rsidRPr="00655584">
          <w:rPr>
            <w:rFonts w:cstheme="minorHAnsi"/>
            <w:sz w:val="18"/>
            <w:szCs w:val="18"/>
            <w:rPrChange w:id="257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53672D95" w14:textId="77777777" w:rsidR="00A35DDE" w:rsidRPr="00655584" w:rsidRDefault="00A35DDE" w:rsidP="00A35DDE">
      <w:pPr>
        <w:pStyle w:val="Prrafodelista"/>
        <w:numPr>
          <w:ilvl w:val="0"/>
          <w:numId w:val="4"/>
        </w:numPr>
        <w:ind w:left="1134" w:hanging="425"/>
        <w:rPr>
          <w:rFonts w:cstheme="minorHAnsi"/>
          <w:sz w:val="18"/>
          <w:szCs w:val="18"/>
          <w:rPrChange w:id="258" w:author="ASUS" w:date="2026-01-07T10:07:00Z">
            <w:rPr/>
          </w:rPrChange>
        </w:rPr>
        <w:pPrChange w:id="259" w:author="ASUS" w:date="2026-01-07T09:45:00Z">
          <w:pPr/>
        </w:pPrChange>
      </w:pPr>
      <w:r w:rsidRPr="00655584">
        <w:rPr>
          <w:rFonts w:cstheme="minorHAnsi"/>
          <w:sz w:val="18"/>
          <w:szCs w:val="18"/>
          <w:rPrChange w:id="260" w:author="ASUS" w:date="2026-01-07T10:07:00Z">
            <w:rPr/>
          </w:rPrChange>
        </w:rPr>
        <w:t xml:space="preserve">un </w:t>
      </w:r>
      <w:proofErr w:type="spellStart"/>
      <w:r w:rsidRPr="00655584">
        <w:rPr>
          <w:rFonts w:cstheme="minorHAnsi"/>
          <w:sz w:val="18"/>
          <w:szCs w:val="18"/>
          <w:rPrChange w:id="261" w:author="ASUS" w:date="2026-01-07T10:07:00Z">
            <w:rPr/>
          </w:rPrChange>
        </w:rPr>
        <w:t>cluster</w:t>
      </w:r>
      <w:proofErr w:type="spellEnd"/>
    </w:p>
    <w:p w14:paraId="384C8745" w14:textId="34F638A5" w:rsidR="00A35DDE" w:rsidRPr="00655584" w:rsidRDefault="00A35DDE" w:rsidP="00A35DDE">
      <w:pPr>
        <w:pStyle w:val="Prrafodelista"/>
        <w:numPr>
          <w:ilvl w:val="0"/>
          <w:numId w:val="13"/>
        </w:numPr>
        <w:ind w:left="1134" w:hanging="425"/>
        <w:rPr>
          <w:rFonts w:cstheme="minorHAnsi"/>
          <w:sz w:val="18"/>
          <w:szCs w:val="18"/>
          <w:rPrChange w:id="262" w:author="ASUS" w:date="2026-01-07T10:07:00Z">
            <w:rPr/>
          </w:rPrChange>
        </w:rPr>
        <w:pPrChange w:id="263" w:author="ASUS" w:date="2026-01-07T09:45:00Z">
          <w:pPr/>
        </w:pPrChange>
      </w:pPr>
      <w:del w:id="264" w:author="ASUS" w:date="2026-01-07T09:45:00Z">
        <w:r w:rsidRPr="00655584" w:rsidDel="00A35DDE">
          <w:rPr>
            <w:rFonts w:cstheme="minorHAnsi"/>
            <w:sz w:val="18"/>
            <w:szCs w:val="18"/>
            <w:rPrChange w:id="26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66" w:author="ASUS" w:date="2026-01-07T10:07:00Z">
            <w:rPr/>
          </w:rPrChange>
        </w:rPr>
        <w:t xml:space="preserve">Un multiprocesador simétrico es más escalable que un </w:t>
      </w:r>
      <w:proofErr w:type="spellStart"/>
      <w:r w:rsidRPr="00655584">
        <w:rPr>
          <w:rFonts w:cstheme="minorHAnsi"/>
          <w:sz w:val="18"/>
          <w:szCs w:val="18"/>
          <w:rPrChange w:id="267" w:author="ASUS" w:date="2026-01-07T10:07:00Z">
            <w:rPr/>
          </w:rPrChange>
        </w:rPr>
        <w:t>cluster</w:t>
      </w:r>
      <w:proofErr w:type="spellEnd"/>
    </w:p>
    <w:p w14:paraId="6AEE293F" w14:textId="7C4D8D8A" w:rsidR="00A35DDE" w:rsidRPr="00655584" w:rsidRDefault="00A35DDE" w:rsidP="00A35DDE">
      <w:pPr>
        <w:pStyle w:val="Prrafodelista"/>
        <w:numPr>
          <w:ilvl w:val="0"/>
          <w:numId w:val="13"/>
        </w:numPr>
        <w:ind w:left="1134" w:hanging="425"/>
        <w:rPr>
          <w:rFonts w:cstheme="minorHAnsi"/>
          <w:sz w:val="18"/>
          <w:szCs w:val="18"/>
          <w:rPrChange w:id="268" w:author="ASUS" w:date="2026-01-07T10:07:00Z">
            <w:rPr/>
          </w:rPrChange>
        </w:rPr>
        <w:pPrChange w:id="269" w:author="ASUS" w:date="2026-01-07T09:45:00Z">
          <w:pPr/>
        </w:pPrChange>
      </w:pPr>
      <w:del w:id="270" w:author="ASUS" w:date="2026-01-07T09:45:00Z">
        <w:r w:rsidRPr="00655584" w:rsidDel="00A35DDE">
          <w:rPr>
            <w:rFonts w:cstheme="minorHAnsi"/>
            <w:sz w:val="18"/>
            <w:szCs w:val="18"/>
            <w:rPrChange w:id="27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72" w:author="ASUS" w:date="2026-01-07T10:07:00Z">
            <w:rPr/>
          </w:rPrChange>
        </w:rPr>
        <w:t>Ninguna de las afirmaciones es correcta</w:t>
      </w:r>
    </w:p>
    <w:p w14:paraId="4DB14528" w14:textId="46F30781" w:rsidR="00A35DDE" w:rsidRPr="00655584" w:rsidDel="00A35DDE" w:rsidRDefault="00A35DDE" w:rsidP="00A35DDE">
      <w:pPr>
        <w:rPr>
          <w:del w:id="273" w:author="ASUS" w:date="2026-01-07T09:45:00Z"/>
          <w:rFonts w:cstheme="minorHAnsi"/>
          <w:sz w:val="18"/>
          <w:szCs w:val="18"/>
          <w:rPrChange w:id="274" w:author="ASUS" w:date="2026-01-07T10:07:00Z">
            <w:rPr>
              <w:del w:id="275" w:author="ASUS" w:date="2026-01-07T09:45:00Z"/>
              <w:rFonts w:ascii="Arial" w:hAnsi="Arial" w:cs="Arial"/>
              <w:sz w:val="20"/>
              <w:szCs w:val="20"/>
            </w:rPr>
          </w:rPrChange>
        </w:rPr>
      </w:pPr>
      <w:r w:rsidRPr="00655584">
        <w:rPr>
          <w:rFonts w:cstheme="minorHAnsi"/>
          <w:sz w:val="18"/>
          <w:szCs w:val="18"/>
          <w:rPrChange w:id="276" w:author="ASUS" w:date="2026-01-07T10:07:00Z">
            <w:rPr/>
          </w:rPrChange>
        </w:rPr>
        <w:t>Se tiene un computador que utiliza una cache asociativa de 64 bloques de 32 palabras cada uno.</w:t>
      </w:r>
    </w:p>
    <w:p w14:paraId="24B6DF55" w14:textId="35D7FE31" w:rsidR="00A35DDE" w:rsidRPr="00655584" w:rsidDel="00A35DDE" w:rsidRDefault="00A35DDE" w:rsidP="00A35DDE">
      <w:pPr>
        <w:rPr>
          <w:del w:id="277" w:author="ASUS" w:date="2026-01-07T09:45:00Z"/>
          <w:rFonts w:cstheme="minorHAnsi"/>
          <w:sz w:val="18"/>
          <w:szCs w:val="18"/>
          <w:rPrChange w:id="278" w:author="ASUS" w:date="2026-01-07T10:07:00Z">
            <w:rPr>
              <w:del w:id="279" w:author="ASUS" w:date="2026-01-07T09:45:00Z"/>
            </w:rPr>
          </w:rPrChange>
        </w:rPr>
      </w:pPr>
      <w:ins w:id="280" w:author="ASUS" w:date="2026-01-07T09:46:00Z">
        <w:r w:rsidRPr="00655584">
          <w:rPr>
            <w:rFonts w:cstheme="minorHAnsi"/>
            <w:sz w:val="18"/>
            <w:szCs w:val="18"/>
            <w:rPrChange w:id="281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  <w:r w:rsidRPr="00655584">
        <w:rPr>
          <w:rFonts w:cstheme="minorHAnsi"/>
          <w:sz w:val="18"/>
          <w:szCs w:val="18"/>
          <w:rPrChange w:id="282" w:author="ASUS" w:date="2026-01-07T10:07:00Z">
            <w:rPr/>
          </w:rPrChange>
        </w:rPr>
        <w:t>La memoria principal tiene un tamaño de 216 palabras. Responder ¿Cuantos bloques hay en la</w:t>
      </w:r>
      <w:ins w:id="283" w:author="ASUS" w:date="2026-01-07T09:45:00Z">
        <w:r w:rsidRPr="00655584">
          <w:rPr>
            <w:rFonts w:cstheme="minorHAnsi"/>
            <w:sz w:val="18"/>
            <w:szCs w:val="18"/>
            <w:rPrChange w:id="284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16A28484" w14:textId="77777777" w:rsidR="00A35DDE" w:rsidRPr="00655584" w:rsidRDefault="00A35DDE" w:rsidP="00A35DDE">
      <w:pPr>
        <w:rPr>
          <w:rFonts w:cstheme="minorHAnsi"/>
          <w:sz w:val="18"/>
          <w:szCs w:val="18"/>
          <w:rPrChange w:id="285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286" w:author="ASUS" w:date="2026-01-07T10:07:00Z">
            <w:rPr/>
          </w:rPrChange>
        </w:rPr>
        <w:t>memoria principal?</w:t>
      </w:r>
    </w:p>
    <w:p w14:paraId="73C27E1D" w14:textId="6BF20E70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287" w:author="ASUS" w:date="2026-01-07T10:07:00Z">
            <w:rPr/>
          </w:rPrChange>
        </w:rPr>
        <w:pPrChange w:id="288" w:author="ASUS" w:date="2026-01-07T09:46:00Z">
          <w:pPr/>
        </w:pPrChange>
      </w:pPr>
      <w:del w:id="289" w:author="ASUS" w:date="2026-01-07T09:46:00Z">
        <w:r w:rsidRPr="00655584" w:rsidDel="00A35DDE">
          <w:rPr>
            <w:rFonts w:cstheme="minorHAnsi"/>
            <w:sz w:val="18"/>
            <w:szCs w:val="18"/>
            <w:rPrChange w:id="29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91" w:author="ASUS" w:date="2026-01-07T10:07:00Z">
            <w:rPr/>
          </w:rPrChange>
        </w:rPr>
        <w:t>2048 bloques</w:t>
      </w:r>
    </w:p>
    <w:p w14:paraId="076D074A" w14:textId="537EC532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292" w:author="ASUS" w:date="2026-01-07T10:07:00Z">
            <w:rPr/>
          </w:rPrChange>
        </w:rPr>
        <w:pPrChange w:id="293" w:author="ASUS" w:date="2026-01-07T09:46:00Z">
          <w:pPr/>
        </w:pPrChange>
      </w:pPr>
      <w:del w:id="294" w:author="ASUS" w:date="2026-01-07T09:46:00Z">
        <w:r w:rsidRPr="00655584" w:rsidDel="00A35DDE">
          <w:rPr>
            <w:rFonts w:cstheme="minorHAnsi"/>
            <w:sz w:val="18"/>
            <w:szCs w:val="18"/>
            <w:rPrChange w:id="29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296" w:author="ASUS" w:date="2026-01-07T10:07:00Z">
            <w:rPr/>
          </w:rPrChange>
        </w:rPr>
        <w:t>1024 bloques</w:t>
      </w:r>
    </w:p>
    <w:p w14:paraId="7CBD52F5" w14:textId="19E6F721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297" w:author="ASUS" w:date="2026-01-07T10:07:00Z">
            <w:rPr/>
          </w:rPrChange>
        </w:rPr>
        <w:pPrChange w:id="298" w:author="ASUS" w:date="2026-01-07T09:46:00Z">
          <w:pPr/>
        </w:pPrChange>
      </w:pPr>
      <w:del w:id="299" w:author="ASUS" w:date="2026-01-07T09:46:00Z">
        <w:r w:rsidRPr="00655584" w:rsidDel="00A35DDE">
          <w:rPr>
            <w:rFonts w:cstheme="minorHAnsi"/>
            <w:sz w:val="18"/>
            <w:szCs w:val="18"/>
            <w:rPrChange w:id="30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01" w:author="ASUS" w:date="2026-01-07T10:07:00Z">
            <w:rPr/>
          </w:rPrChange>
        </w:rPr>
        <w:t>4096 bloques</w:t>
      </w:r>
    </w:p>
    <w:p w14:paraId="7BD116A1" w14:textId="4511A077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02" w:author="ASUS" w:date="2026-01-07T10:07:00Z">
            <w:rPr/>
          </w:rPrChange>
        </w:rPr>
        <w:pPrChange w:id="303" w:author="ASUS" w:date="2026-01-07T09:46:00Z">
          <w:pPr/>
        </w:pPrChange>
      </w:pPr>
      <w:del w:id="304" w:author="ASUS" w:date="2026-01-07T09:46:00Z">
        <w:r w:rsidRPr="00655584" w:rsidDel="00A35DDE">
          <w:rPr>
            <w:rFonts w:cstheme="minorHAnsi"/>
            <w:sz w:val="18"/>
            <w:szCs w:val="18"/>
            <w:rPrChange w:id="30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06" w:author="ASUS" w:date="2026-01-07T10:07:00Z">
            <w:rPr/>
          </w:rPrChange>
        </w:rPr>
        <w:t>512 bloques</w:t>
      </w:r>
    </w:p>
    <w:p w14:paraId="2896825A" w14:textId="61A6F98C" w:rsidR="00A35DDE" w:rsidRPr="00655584" w:rsidDel="00A35DDE" w:rsidRDefault="00A35DDE" w:rsidP="00A35DDE">
      <w:pPr>
        <w:rPr>
          <w:del w:id="307" w:author="ASUS" w:date="2026-01-07T09:46:00Z"/>
          <w:rFonts w:cstheme="minorHAnsi"/>
          <w:sz w:val="18"/>
          <w:szCs w:val="18"/>
          <w:rPrChange w:id="308" w:author="ASUS" w:date="2026-01-07T10:07:00Z">
            <w:rPr>
              <w:del w:id="309" w:author="ASUS" w:date="2026-01-07T09:46:00Z"/>
            </w:rPr>
          </w:rPrChange>
        </w:rPr>
      </w:pPr>
      <w:r w:rsidRPr="00655584">
        <w:rPr>
          <w:rFonts w:cstheme="minorHAnsi"/>
          <w:sz w:val="18"/>
          <w:szCs w:val="18"/>
          <w:rPrChange w:id="310" w:author="ASUS" w:date="2026-01-07T10:07:00Z">
            <w:rPr/>
          </w:rPrChange>
        </w:rPr>
        <w:lastRenderedPageBreak/>
        <w:t>Se tiene un computador que utiliza una cache de mapeo directo de 32 bloques, de 16 palabras</w:t>
      </w:r>
      <w:ins w:id="311" w:author="ASUS" w:date="2026-01-07T09:46:00Z">
        <w:r w:rsidRPr="00655584">
          <w:rPr>
            <w:rFonts w:cstheme="minorHAnsi"/>
            <w:sz w:val="18"/>
            <w:szCs w:val="18"/>
            <w:rPrChange w:id="312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31138F09" w14:textId="5DC0505E" w:rsidR="00A35DDE" w:rsidRPr="00655584" w:rsidDel="00A35DDE" w:rsidRDefault="00A35DDE" w:rsidP="00A35DDE">
      <w:pPr>
        <w:rPr>
          <w:del w:id="313" w:author="ASUS" w:date="2026-01-07T09:46:00Z"/>
          <w:rFonts w:cstheme="minorHAnsi"/>
          <w:sz w:val="18"/>
          <w:szCs w:val="18"/>
          <w:rPrChange w:id="314" w:author="ASUS" w:date="2026-01-07T10:07:00Z">
            <w:rPr>
              <w:del w:id="315" w:author="ASUS" w:date="2026-01-07T09:46:00Z"/>
            </w:rPr>
          </w:rPrChange>
        </w:rPr>
      </w:pPr>
      <w:r w:rsidRPr="00655584">
        <w:rPr>
          <w:rFonts w:cstheme="minorHAnsi"/>
          <w:sz w:val="18"/>
          <w:szCs w:val="18"/>
          <w:rPrChange w:id="316" w:author="ASUS" w:date="2026-01-07T10:07:00Z">
            <w:rPr/>
          </w:rPrChange>
        </w:rPr>
        <w:t>cada uno. La memoria principal tiene un tamaño de 1 MB que es direccionable a palabra.</w:t>
      </w:r>
      <w:ins w:id="317" w:author="ASUS" w:date="2026-01-07T09:46:00Z">
        <w:r w:rsidRPr="00655584">
          <w:rPr>
            <w:rFonts w:cstheme="minorHAnsi"/>
            <w:sz w:val="18"/>
            <w:szCs w:val="18"/>
            <w:rPrChange w:id="318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56632C07" w14:textId="77777777" w:rsidR="00A35DDE" w:rsidRPr="00655584" w:rsidRDefault="00A35DDE" w:rsidP="00A35DDE">
      <w:pPr>
        <w:rPr>
          <w:rFonts w:cstheme="minorHAnsi"/>
          <w:sz w:val="18"/>
          <w:szCs w:val="18"/>
          <w:rPrChange w:id="319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320" w:author="ASUS" w:date="2026-01-07T10:07:00Z">
            <w:rPr/>
          </w:rPrChange>
        </w:rPr>
        <w:t>Responder ¿Cuantos bloques hay en la memoria principal?</w:t>
      </w:r>
    </w:p>
    <w:p w14:paraId="359CE7A1" w14:textId="47B17879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21" w:author="ASUS" w:date="2026-01-07T10:07:00Z">
            <w:rPr/>
          </w:rPrChange>
        </w:rPr>
        <w:pPrChange w:id="322" w:author="ASUS" w:date="2026-01-07T09:46:00Z">
          <w:pPr/>
        </w:pPrChange>
      </w:pPr>
      <w:del w:id="323" w:author="ASUS" w:date="2026-01-07T09:46:00Z">
        <w:r w:rsidRPr="00655584" w:rsidDel="00A35DDE">
          <w:rPr>
            <w:rFonts w:cstheme="minorHAnsi"/>
            <w:sz w:val="18"/>
            <w:szCs w:val="18"/>
            <w:rPrChange w:id="32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25" w:author="ASUS" w:date="2026-01-07T10:07:00Z">
            <w:rPr/>
          </w:rPrChange>
        </w:rPr>
        <w:t>65536 bloques en memoria principal</w:t>
      </w:r>
    </w:p>
    <w:p w14:paraId="5F6ED238" w14:textId="677EB818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26" w:author="ASUS" w:date="2026-01-07T10:07:00Z">
            <w:rPr/>
          </w:rPrChange>
        </w:rPr>
        <w:pPrChange w:id="327" w:author="ASUS" w:date="2026-01-07T09:46:00Z">
          <w:pPr/>
        </w:pPrChange>
      </w:pPr>
      <w:del w:id="328" w:author="ASUS" w:date="2026-01-07T09:46:00Z">
        <w:r w:rsidRPr="00655584" w:rsidDel="00A35DDE">
          <w:rPr>
            <w:rFonts w:cstheme="minorHAnsi"/>
            <w:sz w:val="18"/>
            <w:szCs w:val="18"/>
            <w:rPrChange w:id="32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30" w:author="ASUS" w:date="2026-01-07T10:07:00Z">
            <w:rPr/>
          </w:rPrChange>
        </w:rPr>
        <w:t>1024 bloques en memoria principal</w:t>
      </w:r>
    </w:p>
    <w:p w14:paraId="39839A2B" w14:textId="2F6FC8B5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31" w:author="ASUS" w:date="2026-01-07T10:07:00Z">
            <w:rPr/>
          </w:rPrChange>
        </w:rPr>
        <w:pPrChange w:id="332" w:author="ASUS" w:date="2026-01-07T09:46:00Z">
          <w:pPr/>
        </w:pPrChange>
      </w:pPr>
      <w:del w:id="333" w:author="ASUS" w:date="2026-01-07T09:46:00Z">
        <w:r w:rsidRPr="00655584" w:rsidDel="00A35DDE">
          <w:rPr>
            <w:rFonts w:cstheme="minorHAnsi"/>
            <w:sz w:val="18"/>
            <w:szCs w:val="18"/>
            <w:rPrChange w:id="33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35" w:author="ASUS" w:date="2026-01-07T10:07:00Z">
            <w:rPr/>
          </w:rPrChange>
        </w:rPr>
        <w:t>32768 bloques en memoria principal</w:t>
      </w:r>
    </w:p>
    <w:p w14:paraId="08BE25B6" w14:textId="4DBFE08E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36" w:author="ASUS" w:date="2026-01-07T10:07:00Z">
            <w:rPr/>
          </w:rPrChange>
        </w:rPr>
        <w:pPrChange w:id="337" w:author="ASUS" w:date="2026-01-07T09:46:00Z">
          <w:pPr/>
        </w:pPrChange>
      </w:pPr>
      <w:del w:id="338" w:author="ASUS" w:date="2026-01-07T09:46:00Z">
        <w:r w:rsidRPr="00655584" w:rsidDel="00A35DDE">
          <w:rPr>
            <w:rFonts w:cstheme="minorHAnsi"/>
            <w:sz w:val="18"/>
            <w:szCs w:val="18"/>
            <w:rPrChange w:id="33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40" w:author="ASUS" w:date="2026-01-07T10:07:00Z">
            <w:rPr/>
          </w:rPrChange>
        </w:rPr>
        <w:t>131072 bloques en memoria principal</w:t>
      </w:r>
    </w:p>
    <w:p w14:paraId="01B9728A" w14:textId="77777777" w:rsidR="00A35DDE" w:rsidRPr="00655584" w:rsidRDefault="00A35DDE" w:rsidP="00A35DDE">
      <w:pPr>
        <w:rPr>
          <w:rFonts w:cstheme="minorHAnsi"/>
          <w:sz w:val="18"/>
          <w:szCs w:val="18"/>
          <w:rPrChange w:id="341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342" w:author="ASUS" w:date="2026-01-07T10:07:00Z">
            <w:rPr/>
          </w:rPrChange>
        </w:rPr>
        <w:t xml:space="preserve">Seleccione el ítem correcto. ¿El tiempo de acceso a memoria </w:t>
      </w:r>
      <w:proofErr w:type="gramStart"/>
      <w:r w:rsidRPr="00655584">
        <w:rPr>
          <w:rFonts w:cstheme="minorHAnsi"/>
          <w:sz w:val="18"/>
          <w:szCs w:val="18"/>
          <w:rPrChange w:id="343" w:author="ASUS" w:date="2026-01-07T10:07:00Z">
            <w:rPr/>
          </w:rPrChange>
        </w:rPr>
        <w:t>RAM ?</w:t>
      </w:r>
      <w:proofErr w:type="gramEnd"/>
    </w:p>
    <w:p w14:paraId="426BCD2F" w14:textId="6EED85C5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44" w:author="ASUS" w:date="2026-01-07T10:07:00Z">
            <w:rPr/>
          </w:rPrChange>
        </w:rPr>
        <w:pPrChange w:id="345" w:author="ASUS" w:date="2026-01-07T09:46:00Z">
          <w:pPr/>
        </w:pPrChange>
      </w:pPr>
      <w:del w:id="346" w:author="ASUS" w:date="2026-01-07T09:46:00Z">
        <w:r w:rsidRPr="00655584" w:rsidDel="00A35DDE">
          <w:rPr>
            <w:rFonts w:cstheme="minorHAnsi"/>
            <w:sz w:val="18"/>
            <w:szCs w:val="18"/>
            <w:rPrChange w:id="34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48" w:author="ASUS" w:date="2026-01-07T10:07:00Z">
            <w:rPr/>
          </w:rPrChange>
        </w:rPr>
        <w:t>Es mayor que el tiempo de acceso de la memoria cache</w:t>
      </w:r>
    </w:p>
    <w:p w14:paraId="3CAB4EA1" w14:textId="752D90CE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49" w:author="ASUS" w:date="2026-01-07T10:07:00Z">
            <w:rPr/>
          </w:rPrChange>
        </w:rPr>
        <w:pPrChange w:id="350" w:author="ASUS" w:date="2026-01-07T09:46:00Z">
          <w:pPr/>
        </w:pPrChange>
      </w:pPr>
      <w:del w:id="351" w:author="ASUS" w:date="2026-01-07T09:46:00Z">
        <w:r w:rsidRPr="00655584" w:rsidDel="00A35DDE">
          <w:rPr>
            <w:rFonts w:cstheme="minorHAnsi"/>
            <w:sz w:val="18"/>
            <w:szCs w:val="18"/>
            <w:rPrChange w:id="35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53" w:author="ASUS" w:date="2026-01-07T10:07:00Z">
            <w:rPr/>
          </w:rPrChange>
        </w:rPr>
        <w:t>Es menor que el tiempo de acceso de la memoria cache.</w:t>
      </w:r>
    </w:p>
    <w:p w14:paraId="12F45D11" w14:textId="54125B65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54" w:author="ASUS" w:date="2026-01-07T10:07:00Z">
            <w:rPr/>
          </w:rPrChange>
        </w:rPr>
        <w:pPrChange w:id="355" w:author="ASUS" w:date="2026-01-07T09:46:00Z">
          <w:pPr/>
        </w:pPrChange>
      </w:pPr>
      <w:del w:id="356" w:author="ASUS" w:date="2026-01-07T09:46:00Z">
        <w:r w:rsidRPr="00655584" w:rsidDel="00A35DDE">
          <w:rPr>
            <w:rFonts w:cstheme="minorHAnsi"/>
            <w:sz w:val="18"/>
            <w:szCs w:val="18"/>
            <w:rPrChange w:id="35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58" w:author="ASUS" w:date="2026-01-07T10:07:00Z">
            <w:rPr/>
          </w:rPrChange>
        </w:rPr>
        <w:t>Es igual al tiempo de acceso de la memoria cache.</w:t>
      </w:r>
    </w:p>
    <w:p w14:paraId="43A32234" w14:textId="5E1D0743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59" w:author="ASUS" w:date="2026-01-07T10:07:00Z">
            <w:rPr/>
          </w:rPrChange>
        </w:rPr>
        <w:pPrChange w:id="360" w:author="ASUS" w:date="2026-01-07T09:46:00Z">
          <w:pPr/>
        </w:pPrChange>
      </w:pPr>
      <w:del w:id="361" w:author="ASUS" w:date="2026-01-07T09:46:00Z">
        <w:r w:rsidRPr="00655584" w:rsidDel="00A35DDE">
          <w:rPr>
            <w:rFonts w:cstheme="minorHAnsi"/>
            <w:sz w:val="18"/>
            <w:szCs w:val="18"/>
            <w:rPrChange w:id="36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63" w:author="ASUS" w:date="2026-01-07T10:07:00Z">
            <w:rPr/>
          </w:rPrChange>
        </w:rPr>
        <w:t>Es igual al tiempo de acceso de los registros del procesador.</w:t>
      </w:r>
    </w:p>
    <w:p w14:paraId="6463F43D" w14:textId="77777777" w:rsidR="00A35DDE" w:rsidRPr="00655584" w:rsidRDefault="00A35DDE" w:rsidP="00A35DDE">
      <w:pPr>
        <w:rPr>
          <w:rFonts w:cstheme="minorHAnsi"/>
          <w:sz w:val="18"/>
          <w:szCs w:val="18"/>
          <w:rPrChange w:id="364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365" w:author="ASUS" w:date="2026-01-07T10:07:00Z">
            <w:rPr/>
          </w:rPrChange>
        </w:rPr>
        <w:t>Seleccione el ítem que indique las técnicas principales de los dispositivos de E/S.</w:t>
      </w:r>
    </w:p>
    <w:p w14:paraId="699DAFB5" w14:textId="07E7FD8D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66" w:author="ASUS" w:date="2026-01-07T10:07:00Z">
            <w:rPr/>
          </w:rPrChange>
        </w:rPr>
        <w:pPrChange w:id="367" w:author="ASUS" w:date="2026-01-07T09:46:00Z">
          <w:pPr/>
        </w:pPrChange>
      </w:pPr>
      <w:del w:id="368" w:author="ASUS" w:date="2026-01-07T09:46:00Z">
        <w:r w:rsidRPr="00655584" w:rsidDel="00A35DDE">
          <w:rPr>
            <w:rFonts w:cstheme="minorHAnsi"/>
            <w:sz w:val="18"/>
            <w:szCs w:val="18"/>
            <w:rPrChange w:id="369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70" w:author="ASUS" w:date="2026-01-07T10:07:00Z">
            <w:rPr/>
          </w:rPrChange>
        </w:rPr>
        <w:t>E/S mediante Interrupciones, E/S programada, Acceso directo a memoria.</w:t>
      </w:r>
    </w:p>
    <w:p w14:paraId="616AB401" w14:textId="7FBFFC40" w:rsidR="00A35DDE" w:rsidRPr="00655584" w:rsidRDefault="00A35DDE" w:rsidP="00A35DDE">
      <w:pPr>
        <w:pStyle w:val="Prrafodelista"/>
        <w:numPr>
          <w:ilvl w:val="0"/>
          <w:numId w:val="13"/>
        </w:numPr>
        <w:rPr>
          <w:rFonts w:cstheme="minorHAnsi"/>
          <w:sz w:val="18"/>
          <w:szCs w:val="18"/>
          <w:rPrChange w:id="371" w:author="ASUS" w:date="2026-01-07T10:07:00Z">
            <w:rPr/>
          </w:rPrChange>
        </w:rPr>
        <w:pPrChange w:id="372" w:author="ASUS" w:date="2026-01-07T09:46:00Z">
          <w:pPr/>
        </w:pPrChange>
      </w:pPr>
      <w:del w:id="373" w:author="ASUS" w:date="2026-01-07T09:46:00Z">
        <w:r w:rsidRPr="00655584" w:rsidDel="00A35DDE">
          <w:rPr>
            <w:rFonts w:cstheme="minorHAnsi"/>
            <w:sz w:val="18"/>
            <w:szCs w:val="18"/>
            <w:rPrChange w:id="374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75" w:author="ASUS" w:date="2026-01-07T10:07:00Z">
            <w:rPr/>
          </w:rPrChange>
        </w:rPr>
        <w:t>Control y temporización, Detección de errores, Comunicación con el procesador y</w:t>
      </w:r>
    </w:p>
    <w:p w14:paraId="558870DD" w14:textId="77777777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376" w:author="ASUS" w:date="2026-01-07T10:07:00Z">
            <w:rPr/>
          </w:rPrChange>
        </w:rPr>
        <w:pPrChange w:id="377" w:author="ASUS" w:date="2026-01-07T09:46:00Z">
          <w:pPr/>
        </w:pPrChange>
      </w:pPr>
      <w:r w:rsidRPr="00655584">
        <w:rPr>
          <w:rFonts w:cstheme="minorHAnsi"/>
          <w:sz w:val="18"/>
          <w:szCs w:val="18"/>
          <w:rPrChange w:id="378" w:author="ASUS" w:date="2026-01-07T10:07:00Z">
            <w:rPr/>
          </w:rPrChange>
        </w:rPr>
        <w:t>dispositivos, detección de errores, almacenamiento temporal de datos.</w:t>
      </w:r>
    </w:p>
    <w:p w14:paraId="6E5EBAB4" w14:textId="5BAB7D5D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379" w:author="ASUS" w:date="2026-01-07T10:07:00Z">
            <w:rPr/>
          </w:rPrChange>
        </w:rPr>
        <w:pPrChange w:id="380" w:author="ASUS" w:date="2026-01-07T09:46:00Z">
          <w:pPr/>
        </w:pPrChange>
      </w:pPr>
      <w:del w:id="381" w:author="ASUS" w:date="2026-01-07T09:46:00Z">
        <w:r w:rsidRPr="00655584" w:rsidDel="00A35DDE">
          <w:rPr>
            <w:rFonts w:cstheme="minorHAnsi"/>
            <w:sz w:val="18"/>
            <w:szCs w:val="18"/>
            <w:rPrChange w:id="382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83" w:author="ASUS" w:date="2026-01-07T10:07:00Z">
            <w:rPr/>
          </w:rPrChange>
        </w:rPr>
        <w:t>E/S de la CPU, Acceso directo a memoria, E/S de los periféricos.</w:t>
      </w:r>
    </w:p>
    <w:p w14:paraId="71DF7FA6" w14:textId="45CFF1FD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384" w:author="ASUS" w:date="2026-01-07T10:07:00Z">
            <w:rPr/>
          </w:rPrChange>
        </w:rPr>
        <w:pPrChange w:id="385" w:author="ASUS" w:date="2026-01-07T09:46:00Z">
          <w:pPr/>
        </w:pPrChange>
      </w:pPr>
      <w:del w:id="386" w:author="ASUS" w:date="2026-01-07T09:46:00Z">
        <w:r w:rsidRPr="00655584" w:rsidDel="00A35DDE">
          <w:rPr>
            <w:rFonts w:cstheme="minorHAnsi"/>
            <w:sz w:val="18"/>
            <w:szCs w:val="18"/>
            <w:rPrChange w:id="38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388" w:author="ASUS" w:date="2026-01-07T10:07:00Z">
            <w:rPr/>
          </w:rPrChange>
        </w:rPr>
        <w:t>E/S programada, modulo E/S, E/S de datos.</w:t>
      </w:r>
    </w:p>
    <w:p w14:paraId="1B453492" w14:textId="5A90B177" w:rsidR="00A35DDE" w:rsidRPr="00655584" w:rsidDel="00A35DDE" w:rsidRDefault="00A35DDE" w:rsidP="00A35DDE">
      <w:pPr>
        <w:rPr>
          <w:del w:id="389" w:author="ASUS" w:date="2026-01-07T09:46:00Z"/>
          <w:rFonts w:cstheme="minorHAnsi"/>
          <w:sz w:val="18"/>
          <w:szCs w:val="18"/>
          <w:rPrChange w:id="390" w:author="ASUS" w:date="2026-01-07T10:07:00Z">
            <w:rPr>
              <w:del w:id="391" w:author="ASUS" w:date="2026-01-07T09:46:00Z"/>
            </w:rPr>
          </w:rPrChange>
        </w:rPr>
      </w:pPr>
      <w:r w:rsidRPr="00655584">
        <w:rPr>
          <w:rFonts w:cstheme="minorHAnsi"/>
          <w:sz w:val="18"/>
          <w:szCs w:val="18"/>
          <w:rPrChange w:id="392" w:author="ASUS" w:date="2026-01-07T10:07:00Z">
            <w:rPr/>
          </w:rPrChange>
        </w:rPr>
        <w:t>Seleccione la respuesta correcta. ¿En un sistema RAID que permite redundancia de datos con</w:t>
      </w:r>
      <w:ins w:id="393" w:author="ASUS" w:date="2026-01-07T09:46:00Z">
        <w:r w:rsidRPr="00655584">
          <w:rPr>
            <w:rFonts w:cstheme="minorHAnsi"/>
            <w:sz w:val="18"/>
            <w:szCs w:val="18"/>
            <w:rPrChange w:id="394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48FE7DFC" w14:textId="77777777" w:rsidR="00A35DDE" w:rsidRPr="00655584" w:rsidRDefault="00A35DDE" w:rsidP="00A35DDE">
      <w:pPr>
        <w:rPr>
          <w:rFonts w:cstheme="minorHAnsi"/>
          <w:sz w:val="18"/>
          <w:szCs w:val="18"/>
          <w:rPrChange w:id="395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396" w:author="ASUS" w:date="2026-01-07T10:07:00Z">
            <w:rPr/>
          </w:rPrChange>
        </w:rPr>
        <w:t xml:space="preserve">discos espejo </w:t>
      </w:r>
      <w:proofErr w:type="gramStart"/>
      <w:r w:rsidRPr="00655584">
        <w:rPr>
          <w:rFonts w:cstheme="minorHAnsi"/>
          <w:sz w:val="18"/>
          <w:szCs w:val="18"/>
          <w:rPrChange w:id="397" w:author="ASUS" w:date="2026-01-07T10:07:00Z">
            <w:rPr/>
          </w:rPrChange>
        </w:rPr>
        <w:t>es:?</w:t>
      </w:r>
      <w:proofErr w:type="gramEnd"/>
    </w:p>
    <w:p w14:paraId="6634082F" w14:textId="48159CF9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398" w:author="ASUS" w:date="2026-01-07T10:07:00Z">
            <w:rPr/>
          </w:rPrChange>
        </w:rPr>
        <w:pPrChange w:id="399" w:author="ASUS" w:date="2026-01-07T09:46:00Z">
          <w:pPr/>
        </w:pPrChange>
      </w:pPr>
      <w:del w:id="400" w:author="ASUS" w:date="2026-01-07T09:46:00Z">
        <w:r w:rsidRPr="00655584" w:rsidDel="00A35DDE">
          <w:rPr>
            <w:rFonts w:cstheme="minorHAnsi"/>
            <w:sz w:val="18"/>
            <w:szCs w:val="18"/>
            <w:rPrChange w:id="40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02" w:author="ASUS" w:date="2026-01-07T10:07:00Z">
            <w:rPr/>
          </w:rPrChange>
        </w:rPr>
        <w:t>RAID 1</w:t>
      </w:r>
    </w:p>
    <w:p w14:paraId="752AD288" w14:textId="2DD4609E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403" w:author="ASUS" w:date="2026-01-07T10:07:00Z">
            <w:rPr/>
          </w:rPrChange>
        </w:rPr>
        <w:pPrChange w:id="404" w:author="ASUS" w:date="2026-01-07T09:46:00Z">
          <w:pPr/>
        </w:pPrChange>
      </w:pPr>
      <w:del w:id="405" w:author="ASUS" w:date="2026-01-07T09:46:00Z">
        <w:r w:rsidRPr="00655584" w:rsidDel="00A35DDE">
          <w:rPr>
            <w:rFonts w:cstheme="minorHAnsi"/>
            <w:sz w:val="18"/>
            <w:szCs w:val="18"/>
            <w:rPrChange w:id="40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07" w:author="ASUS" w:date="2026-01-07T10:07:00Z">
            <w:rPr/>
          </w:rPrChange>
        </w:rPr>
        <w:t>RAID 3</w:t>
      </w:r>
    </w:p>
    <w:p w14:paraId="06DB94FC" w14:textId="071875CE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408" w:author="ASUS" w:date="2026-01-07T10:07:00Z">
            <w:rPr/>
          </w:rPrChange>
        </w:rPr>
        <w:pPrChange w:id="409" w:author="ASUS" w:date="2026-01-07T09:46:00Z">
          <w:pPr/>
        </w:pPrChange>
      </w:pPr>
      <w:del w:id="410" w:author="ASUS" w:date="2026-01-07T09:46:00Z">
        <w:r w:rsidRPr="00655584" w:rsidDel="00A35DDE">
          <w:rPr>
            <w:rFonts w:cstheme="minorHAnsi"/>
            <w:sz w:val="18"/>
            <w:szCs w:val="18"/>
            <w:rPrChange w:id="411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12" w:author="ASUS" w:date="2026-01-07T10:07:00Z">
            <w:rPr/>
          </w:rPrChange>
        </w:rPr>
        <w:t>RAID 0</w:t>
      </w:r>
    </w:p>
    <w:p w14:paraId="30EF387A" w14:textId="298B92E9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413" w:author="ASUS" w:date="2026-01-07T10:07:00Z">
            <w:rPr/>
          </w:rPrChange>
        </w:rPr>
        <w:pPrChange w:id="414" w:author="ASUS" w:date="2026-01-07T09:46:00Z">
          <w:pPr/>
        </w:pPrChange>
      </w:pPr>
      <w:del w:id="415" w:author="ASUS" w:date="2026-01-07T09:46:00Z">
        <w:r w:rsidRPr="00655584" w:rsidDel="00A35DDE">
          <w:rPr>
            <w:rFonts w:cstheme="minorHAnsi"/>
            <w:sz w:val="18"/>
            <w:szCs w:val="18"/>
            <w:rPrChange w:id="41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17" w:author="ASUS" w:date="2026-01-07T10:07:00Z">
            <w:rPr/>
          </w:rPrChange>
        </w:rPr>
        <w:t>RAID 29</w:t>
      </w:r>
    </w:p>
    <w:p w14:paraId="64566B3F" w14:textId="77777777" w:rsidR="00A35DDE" w:rsidRPr="00655584" w:rsidRDefault="00A35DDE" w:rsidP="00A35DDE">
      <w:pPr>
        <w:rPr>
          <w:rFonts w:cstheme="minorHAnsi"/>
          <w:sz w:val="18"/>
          <w:szCs w:val="18"/>
          <w:rPrChange w:id="418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419" w:author="ASUS" w:date="2026-01-07T10:07:00Z">
            <w:rPr/>
          </w:rPrChange>
        </w:rPr>
        <w:t xml:space="preserve">Seleccione la respuesta correcta. ¿La técnica de E/S programada permite </w:t>
      </w:r>
      <w:proofErr w:type="gramStart"/>
      <w:r w:rsidRPr="00655584">
        <w:rPr>
          <w:rFonts w:cstheme="minorHAnsi"/>
          <w:sz w:val="18"/>
          <w:szCs w:val="18"/>
          <w:rPrChange w:id="420" w:author="ASUS" w:date="2026-01-07T10:07:00Z">
            <w:rPr/>
          </w:rPrChange>
        </w:rPr>
        <w:t>que:?</w:t>
      </w:r>
      <w:proofErr w:type="gramEnd"/>
    </w:p>
    <w:p w14:paraId="625D424D" w14:textId="796B9066" w:rsidR="00A35DDE" w:rsidRPr="00655584" w:rsidDel="00A35DDE" w:rsidRDefault="00A35DDE" w:rsidP="00A35DDE">
      <w:pPr>
        <w:pStyle w:val="Prrafodelista"/>
        <w:numPr>
          <w:ilvl w:val="0"/>
          <w:numId w:val="17"/>
        </w:numPr>
        <w:rPr>
          <w:del w:id="421" w:author="ASUS" w:date="2026-01-07T09:47:00Z"/>
          <w:rFonts w:cstheme="minorHAnsi"/>
          <w:sz w:val="18"/>
          <w:szCs w:val="18"/>
          <w:rPrChange w:id="422" w:author="ASUS" w:date="2026-01-07T10:07:00Z">
            <w:rPr>
              <w:del w:id="423" w:author="ASUS" w:date="2026-01-07T09:47:00Z"/>
            </w:rPr>
          </w:rPrChange>
        </w:rPr>
        <w:pPrChange w:id="424" w:author="ASUS" w:date="2026-01-07T09:47:00Z">
          <w:pPr/>
        </w:pPrChange>
      </w:pPr>
      <w:del w:id="425" w:author="ASUS" w:date="2026-01-07T09:47:00Z">
        <w:r w:rsidRPr="00655584" w:rsidDel="00A35DDE">
          <w:rPr>
            <w:rFonts w:cstheme="minorHAnsi"/>
            <w:sz w:val="18"/>
            <w:szCs w:val="18"/>
            <w:rPrChange w:id="426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27" w:author="ASUS" w:date="2026-01-07T10:07:00Z">
            <w:rPr/>
          </w:rPrChange>
        </w:rPr>
        <w:t>La operación de E/S es generada y controlada por el programa que solicita dicha</w:t>
      </w:r>
      <w:ins w:id="428" w:author="ASUS" w:date="2026-01-07T09:47:00Z">
        <w:r w:rsidRPr="00655584">
          <w:rPr>
            <w:rFonts w:cstheme="minorHAnsi"/>
            <w:sz w:val="18"/>
            <w:szCs w:val="18"/>
            <w:rPrChange w:id="429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2EC56BD3" w14:textId="77777777" w:rsidR="00A35DDE" w:rsidRPr="00655584" w:rsidRDefault="00A35DDE" w:rsidP="00A35DDE">
      <w:pPr>
        <w:pStyle w:val="Prrafodelista"/>
        <w:numPr>
          <w:ilvl w:val="0"/>
          <w:numId w:val="17"/>
        </w:numPr>
        <w:rPr>
          <w:rFonts w:cstheme="minorHAnsi"/>
          <w:sz w:val="18"/>
          <w:szCs w:val="18"/>
          <w:rPrChange w:id="430" w:author="ASUS" w:date="2026-01-07T10:07:00Z">
            <w:rPr/>
          </w:rPrChange>
        </w:rPr>
        <w:pPrChange w:id="431" w:author="ASUS" w:date="2026-01-07T09:47:00Z">
          <w:pPr/>
        </w:pPrChange>
      </w:pPr>
      <w:r w:rsidRPr="00655584">
        <w:rPr>
          <w:rFonts w:cstheme="minorHAnsi"/>
          <w:sz w:val="18"/>
          <w:szCs w:val="18"/>
          <w:rPrChange w:id="432" w:author="ASUS" w:date="2026-01-07T10:07:00Z">
            <w:rPr/>
          </w:rPrChange>
        </w:rPr>
        <w:t>operación.</w:t>
      </w:r>
    </w:p>
    <w:p w14:paraId="66C64E0C" w14:textId="2FF9FFD1" w:rsidR="00A35DDE" w:rsidRPr="00655584" w:rsidDel="00A35DDE" w:rsidRDefault="00A35DDE" w:rsidP="00A35DDE">
      <w:pPr>
        <w:pStyle w:val="Prrafodelista"/>
        <w:numPr>
          <w:ilvl w:val="0"/>
          <w:numId w:val="19"/>
        </w:numPr>
        <w:rPr>
          <w:del w:id="433" w:author="ASUS" w:date="2026-01-07T09:47:00Z"/>
          <w:rFonts w:cstheme="minorHAnsi"/>
          <w:sz w:val="18"/>
          <w:szCs w:val="18"/>
          <w:rPrChange w:id="434" w:author="ASUS" w:date="2026-01-07T10:07:00Z">
            <w:rPr>
              <w:del w:id="435" w:author="ASUS" w:date="2026-01-07T09:47:00Z"/>
            </w:rPr>
          </w:rPrChange>
        </w:rPr>
        <w:pPrChange w:id="436" w:author="ASUS" w:date="2026-01-07T09:47:00Z">
          <w:pPr/>
        </w:pPrChange>
      </w:pPr>
      <w:del w:id="437" w:author="ASUS" w:date="2026-01-07T09:47:00Z">
        <w:r w:rsidRPr="00655584" w:rsidDel="00A35DDE">
          <w:rPr>
            <w:rFonts w:cstheme="minorHAnsi"/>
            <w:sz w:val="18"/>
            <w:szCs w:val="18"/>
            <w:rPrChange w:id="43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39" w:author="ASUS" w:date="2026-01-07T10:07:00Z">
            <w:rPr/>
          </w:rPrChange>
        </w:rPr>
        <w:t>El programa genera una orden de E/S y después continúa ejecutándose hasta que el</w:t>
      </w:r>
      <w:ins w:id="440" w:author="ASUS" w:date="2026-01-07T09:47:00Z">
        <w:r w:rsidRPr="00655584">
          <w:rPr>
            <w:rFonts w:cstheme="minorHAnsi"/>
            <w:sz w:val="18"/>
            <w:szCs w:val="18"/>
            <w:rPrChange w:id="441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60AD1EBD" w14:textId="6385C0E4" w:rsidR="00A35DDE" w:rsidRPr="00655584" w:rsidDel="00A35DDE" w:rsidRDefault="00A35DDE" w:rsidP="00A35DDE">
      <w:pPr>
        <w:pStyle w:val="Prrafodelista"/>
        <w:numPr>
          <w:ilvl w:val="0"/>
          <w:numId w:val="19"/>
        </w:numPr>
        <w:rPr>
          <w:del w:id="442" w:author="ASUS" w:date="2026-01-07T09:47:00Z"/>
          <w:rFonts w:cstheme="minorHAnsi"/>
          <w:sz w:val="18"/>
          <w:szCs w:val="18"/>
          <w:rPrChange w:id="443" w:author="ASUS" w:date="2026-01-07T10:07:00Z">
            <w:rPr>
              <w:del w:id="444" w:author="ASUS" w:date="2026-01-07T09:47:00Z"/>
            </w:rPr>
          </w:rPrChange>
        </w:rPr>
        <w:pPrChange w:id="445" w:author="ASUS" w:date="2026-01-07T09:47:00Z">
          <w:pPr/>
        </w:pPrChange>
      </w:pPr>
      <w:r w:rsidRPr="00655584">
        <w:rPr>
          <w:rFonts w:cstheme="minorHAnsi"/>
          <w:sz w:val="18"/>
          <w:szCs w:val="18"/>
          <w:rPrChange w:id="446" w:author="ASUS" w:date="2026-01-07T10:07:00Z">
            <w:rPr/>
          </w:rPrChange>
        </w:rPr>
        <w:t>Hardware de E/S (Dispositivo) lo interrumpe para indicarle que la operación de E/S ha</w:t>
      </w:r>
      <w:ins w:id="447" w:author="ASUS" w:date="2026-01-07T09:47:00Z">
        <w:r w:rsidRPr="00655584">
          <w:rPr>
            <w:rFonts w:cstheme="minorHAnsi"/>
            <w:sz w:val="18"/>
            <w:szCs w:val="18"/>
            <w:rPrChange w:id="448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6C812694" w14:textId="77777777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49" w:author="ASUS" w:date="2026-01-07T10:07:00Z">
            <w:rPr/>
          </w:rPrChange>
        </w:rPr>
        <w:pPrChange w:id="450" w:author="ASUS" w:date="2026-01-07T09:47:00Z">
          <w:pPr/>
        </w:pPrChange>
      </w:pPr>
      <w:r w:rsidRPr="00655584">
        <w:rPr>
          <w:rFonts w:cstheme="minorHAnsi"/>
          <w:sz w:val="18"/>
          <w:szCs w:val="18"/>
          <w:rPrChange w:id="451" w:author="ASUS" w:date="2026-01-07T10:07:00Z">
            <w:rPr/>
          </w:rPrChange>
        </w:rPr>
        <w:t>concluida.</w:t>
      </w:r>
    </w:p>
    <w:p w14:paraId="31B1E784" w14:textId="02D65E4A" w:rsidR="00A35DDE" w:rsidRPr="00655584" w:rsidDel="00A35DDE" w:rsidRDefault="00A35DDE" w:rsidP="00A35DDE">
      <w:pPr>
        <w:pStyle w:val="Prrafodelista"/>
        <w:numPr>
          <w:ilvl w:val="0"/>
          <w:numId w:val="19"/>
        </w:numPr>
        <w:rPr>
          <w:del w:id="452" w:author="ASUS" w:date="2026-01-07T09:47:00Z"/>
          <w:rFonts w:cstheme="minorHAnsi"/>
          <w:sz w:val="18"/>
          <w:szCs w:val="18"/>
          <w:rPrChange w:id="453" w:author="ASUS" w:date="2026-01-07T10:07:00Z">
            <w:rPr>
              <w:del w:id="454" w:author="ASUS" w:date="2026-01-07T09:47:00Z"/>
            </w:rPr>
          </w:rPrChange>
        </w:rPr>
        <w:pPrChange w:id="455" w:author="ASUS" w:date="2026-01-07T09:47:00Z">
          <w:pPr/>
        </w:pPrChange>
      </w:pPr>
      <w:del w:id="456" w:author="ASUS" w:date="2026-01-07T09:47:00Z">
        <w:r w:rsidRPr="00655584" w:rsidDel="00A35DDE">
          <w:rPr>
            <w:rFonts w:cstheme="minorHAnsi"/>
            <w:sz w:val="18"/>
            <w:szCs w:val="18"/>
            <w:rPrChange w:id="457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58" w:author="ASUS" w:date="2026-01-07T10:07:00Z">
            <w:rPr/>
          </w:rPrChange>
        </w:rPr>
        <w:t>La CPU otorgue el control del bus del sistema a un controlador de E/S y este se encargue</w:t>
      </w:r>
      <w:ins w:id="459" w:author="ASUS" w:date="2026-01-07T09:47:00Z">
        <w:r w:rsidRPr="00655584">
          <w:rPr>
            <w:rFonts w:cstheme="minorHAnsi"/>
            <w:sz w:val="18"/>
            <w:szCs w:val="18"/>
            <w:rPrChange w:id="460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110B6E39" w14:textId="77777777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61" w:author="ASUS" w:date="2026-01-07T10:07:00Z">
            <w:rPr/>
          </w:rPrChange>
        </w:rPr>
        <w:pPrChange w:id="462" w:author="ASUS" w:date="2026-01-07T09:47:00Z">
          <w:pPr/>
        </w:pPrChange>
      </w:pPr>
      <w:r w:rsidRPr="00655584">
        <w:rPr>
          <w:rFonts w:cstheme="minorHAnsi"/>
          <w:sz w:val="18"/>
          <w:szCs w:val="18"/>
          <w:rPrChange w:id="463" w:author="ASUS" w:date="2026-01-07T10:07:00Z">
            <w:rPr/>
          </w:rPrChange>
        </w:rPr>
        <w:t>de ejecutar la operación de E/S.</w:t>
      </w:r>
    </w:p>
    <w:p w14:paraId="35B2F641" w14:textId="485A085A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64" w:author="ASUS" w:date="2026-01-07T10:07:00Z">
            <w:rPr/>
          </w:rPrChange>
        </w:rPr>
        <w:pPrChange w:id="465" w:author="ASUS" w:date="2026-01-07T09:47:00Z">
          <w:pPr/>
        </w:pPrChange>
      </w:pPr>
      <w:del w:id="466" w:author="ASUS" w:date="2026-01-07T09:47:00Z">
        <w:r w:rsidRPr="00655584" w:rsidDel="00A35DDE">
          <w:rPr>
            <w:rFonts w:cstheme="minorHAnsi"/>
            <w:sz w:val="18"/>
            <w:szCs w:val="18"/>
            <w:rPrChange w:id="467" w:author="ASUS" w:date="2026-01-07T10:07:00Z">
              <w:rPr/>
            </w:rPrChange>
          </w:rPr>
          <w:lastRenderedPageBreak/>
          <w:delText xml:space="preserve"> </w:delText>
        </w:r>
      </w:del>
      <w:r w:rsidRPr="00655584">
        <w:rPr>
          <w:rFonts w:cstheme="minorHAnsi"/>
          <w:sz w:val="18"/>
          <w:szCs w:val="18"/>
          <w:rPrChange w:id="468" w:author="ASUS" w:date="2026-01-07T10:07:00Z">
            <w:rPr/>
          </w:rPrChange>
        </w:rPr>
        <w:t xml:space="preserve">Ninguno </w:t>
      </w:r>
      <w:proofErr w:type="gramStart"/>
      <w:r w:rsidRPr="00655584">
        <w:rPr>
          <w:rFonts w:cstheme="minorHAnsi"/>
          <w:sz w:val="18"/>
          <w:szCs w:val="18"/>
          <w:rPrChange w:id="469" w:author="ASUS" w:date="2026-01-07T10:07:00Z">
            <w:rPr/>
          </w:rPrChange>
        </w:rPr>
        <w:t>de los ítem</w:t>
      </w:r>
      <w:proofErr w:type="gramEnd"/>
    </w:p>
    <w:p w14:paraId="7BF72A8C" w14:textId="1367FAF2" w:rsidR="00A35DDE" w:rsidRPr="00655584" w:rsidDel="00A35DDE" w:rsidRDefault="00A35DDE" w:rsidP="00A35DDE">
      <w:pPr>
        <w:rPr>
          <w:del w:id="470" w:author="ASUS" w:date="2026-01-07T09:47:00Z"/>
          <w:rFonts w:cstheme="minorHAnsi"/>
          <w:sz w:val="18"/>
          <w:szCs w:val="18"/>
          <w:rPrChange w:id="471" w:author="ASUS" w:date="2026-01-07T10:07:00Z">
            <w:rPr>
              <w:del w:id="472" w:author="ASUS" w:date="2026-01-07T09:47:00Z"/>
            </w:rPr>
          </w:rPrChange>
        </w:rPr>
      </w:pPr>
      <w:r w:rsidRPr="00655584">
        <w:rPr>
          <w:rFonts w:cstheme="minorHAnsi"/>
          <w:sz w:val="18"/>
          <w:szCs w:val="18"/>
          <w:rPrChange w:id="473" w:author="ASUS" w:date="2026-01-07T10:07:00Z">
            <w:rPr/>
          </w:rPrChange>
        </w:rPr>
        <w:t>Seleccione la respuesta correcta. ¿Si se desea tener un sistema RAID que no permita</w:t>
      </w:r>
      <w:ins w:id="474" w:author="ASUS" w:date="2026-01-07T09:47:00Z">
        <w:r w:rsidRPr="00655584">
          <w:rPr>
            <w:rFonts w:cstheme="minorHAnsi"/>
            <w:sz w:val="18"/>
            <w:szCs w:val="18"/>
            <w:rPrChange w:id="475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54283186" w14:textId="46129B05" w:rsidR="00A35DDE" w:rsidRPr="00655584" w:rsidDel="00A35DDE" w:rsidRDefault="00A35DDE" w:rsidP="00A35DDE">
      <w:pPr>
        <w:rPr>
          <w:del w:id="476" w:author="ASUS" w:date="2026-01-07T09:47:00Z"/>
          <w:rFonts w:cstheme="minorHAnsi"/>
          <w:sz w:val="18"/>
          <w:szCs w:val="18"/>
          <w:rPrChange w:id="477" w:author="ASUS" w:date="2026-01-07T10:07:00Z">
            <w:rPr>
              <w:del w:id="478" w:author="ASUS" w:date="2026-01-07T09:47:00Z"/>
            </w:rPr>
          </w:rPrChange>
        </w:rPr>
      </w:pPr>
      <w:r w:rsidRPr="00655584">
        <w:rPr>
          <w:rFonts w:cstheme="minorHAnsi"/>
          <w:sz w:val="18"/>
          <w:szCs w:val="18"/>
          <w:rPrChange w:id="479" w:author="ASUS" w:date="2026-01-07T10:07:00Z">
            <w:rPr/>
          </w:rPrChange>
        </w:rPr>
        <w:t>redundancia ni mayores prestaciones, solo importa la capacidad de almacenamiento. Que</w:t>
      </w:r>
      <w:ins w:id="480" w:author="ASUS" w:date="2026-01-07T09:47:00Z">
        <w:r w:rsidRPr="00655584">
          <w:rPr>
            <w:rFonts w:cstheme="minorHAnsi"/>
            <w:sz w:val="18"/>
            <w:szCs w:val="18"/>
            <w:rPrChange w:id="481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2500B47A" w14:textId="77777777" w:rsidR="00A35DDE" w:rsidRPr="00655584" w:rsidRDefault="00A35DDE" w:rsidP="00A35DDE">
      <w:pPr>
        <w:rPr>
          <w:rFonts w:cstheme="minorHAnsi"/>
          <w:sz w:val="18"/>
          <w:szCs w:val="18"/>
          <w:rPrChange w:id="482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483" w:author="ASUS" w:date="2026-01-07T10:07:00Z">
            <w:rPr/>
          </w:rPrChange>
        </w:rPr>
        <w:t xml:space="preserve">sistema sería necesario </w:t>
      </w:r>
      <w:proofErr w:type="gramStart"/>
      <w:r w:rsidRPr="00655584">
        <w:rPr>
          <w:rFonts w:cstheme="minorHAnsi"/>
          <w:sz w:val="18"/>
          <w:szCs w:val="18"/>
          <w:rPrChange w:id="484" w:author="ASUS" w:date="2026-01-07T10:07:00Z">
            <w:rPr/>
          </w:rPrChange>
        </w:rPr>
        <w:t>entonces:?</w:t>
      </w:r>
      <w:proofErr w:type="gramEnd"/>
    </w:p>
    <w:p w14:paraId="27187B26" w14:textId="5C245225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85" w:author="ASUS" w:date="2026-01-07T10:07:00Z">
            <w:rPr/>
          </w:rPrChange>
        </w:rPr>
        <w:pPrChange w:id="486" w:author="ASUS" w:date="2026-01-07T09:47:00Z">
          <w:pPr/>
        </w:pPrChange>
      </w:pPr>
      <w:del w:id="487" w:author="ASUS" w:date="2026-01-07T09:47:00Z">
        <w:r w:rsidRPr="00655584" w:rsidDel="00A35DDE">
          <w:rPr>
            <w:rFonts w:cstheme="minorHAnsi"/>
            <w:sz w:val="18"/>
            <w:szCs w:val="18"/>
            <w:rPrChange w:id="48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89" w:author="ASUS" w:date="2026-01-07T10:07:00Z">
            <w:rPr/>
          </w:rPrChange>
        </w:rPr>
        <w:t>RAID 0</w:t>
      </w:r>
    </w:p>
    <w:p w14:paraId="71391793" w14:textId="6D47A9F0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90" w:author="ASUS" w:date="2026-01-07T10:07:00Z">
            <w:rPr/>
          </w:rPrChange>
        </w:rPr>
        <w:pPrChange w:id="491" w:author="ASUS" w:date="2026-01-07T09:47:00Z">
          <w:pPr/>
        </w:pPrChange>
      </w:pPr>
      <w:del w:id="492" w:author="ASUS" w:date="2026-01-07T09:47:00Z">
        <w:r w:rsidRPr="00655584" w:rsidDel="00A35DDE">
          <w:rPr>
            <w:rFonts w:cstheme="minorHAnsi"/>
            <w:sz w:val="18"/>
            <w:szCs w:val="18"/>
            <w:rPrChange w:id="49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94" w:author="ASUS" w:date="2026-01-07T10:07:00Z">
            <w:rPr/>
          </w:rPrChange>
        </w:rPr>
        <w:t>RAID 4</w:t>
      </w:r>
    </w:p>
    <w:p w14:paraId="364A5A24" w14:textId="6871C568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495" w:author="ASUS" w:date="2026-01-07T10:07:00Z">
            <w:rPr/>
          </w:rPrChange>
        </w:rPr>
        <w:pPrChange w:id="496" w:author="ASUS" w:date="2026-01-07T09:47:00Z">
          <w:pPr/>
        </w:pPrChange>
      </w:pPr>
      <w:del w:id="497" w:author="ASUS" w:date="2026-01-07T09:47:00Z">
        <w:r w:rsidRPr="00655584" w:rsidDel="00A35DDE">
          <w:rPr>
            <w:rFonts w:cstheme="minorHAnsi"/>
            <w:sz w:val="18"/>
            <w:szCs w:val="18"/>
            <w:rPrChange w:id="49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499" w:author="ASUS" w:date="2026-01-07T10:07:00Z">
            <w:rPr/>
          </w:rPrChange>
        </w:rPr>
        <w:t>RAID 7</w:t>
      </w:r>
    </w:p>
    <w:p w14:paraId="5D70D4BE" w14:textId="0883798F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500" w:author="ASUS" w:date="2026-01-07T10:07:00Z">
            <w:rPr/>
          </w:rPrChange>
        </w:rPr>
        <w:pPrChange w:id="501" w:author="ASUS" w:date="2026-01-07T09:47:00Z">
          <w:pPr/>
        </w:pPrChange>
      </w:pPr>
      <w:del w:id="502" w:author="ASUS" w:date="2026-01-07T09:47:00Z">
        <w:r w:rsidRPr="00655584" w:rsidDel="00A35DDE">
          <w:rPr>
            <w:rFonts w:cstheme="minorHAnsi"/>
            <w:sz w:val="18"/>
            <w:szCs w:val="18"/>
            <w:rPrChange w:id="50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04" w:author="ASUS" w:date="2026-01-07T10:07:00Z">
            <w:rPr/>
          </w:rPrChange>
        </w:rPr>
        <w:t>RAID 2</w:t>
      </w:r>
    </w:p>
    <w:p w14:paraId="4C9E69AB" w14:textId="1F6C3C3A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505" w:author="ASUS" w:date="2026-01-07T10:07:00Z">
            <w:rPr/>
          </w:rPrChange>
        </w:rPr>
        <w:pPrChange w:id="506" w:author="ASUS" w:date="2026-01-07T09:47:00Z">
          <w:pPr/>
        </w:pPrChange>
      </w:pPr>
      <w:del w:id="507" w:author="ASUS" w:date="2026-01-07T09:47:00Z">
        <w:r w:rsidRPr="00655584" w:rsidDel="00A35DDE">
          <w:rPr>
            <w:rFonts w:cstheme="minorHAnsi"/>
            <w:sz w:val="18"/>
            <w:szCs w:val="18"/>
            <w:rPrChange w:id="50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09" w:author="ASUS" w:date="2026-01-07T10:07:00Z">
            <w:rPr/>
          </w:rPrChange>
        </w:rPr>
        <w:t>RAID 3</w:t>
      </w:r>
    </w:p>
    <w:p w14:paraId="7448AD7E" w14:textId="77777777" w:rsidR="00A35DDE" w:rsidRPr="00655584" w:rsidRDefault="00A35DDE" w:rsidP="00A35DDE">
      <w:pPr>
        <w:rPr>
          <w:rFonts w:cstheme="minorHAnsi"/>
          <w:sz w:val="18"/>
          <w:szCs w:val="18"/>
          <w:rPrChange w:id="510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511" w:author="ASUS" w:date="2026-01-07T10:07:00Z">
            <w:rPr/>
          </w:rPrChange>
        </w:rPr>
        <w:t>Seleccione las funciones de un módulo de E/S:</w:t>
      </w:r>
    </w:p>
    <w:p w14:paraId="2334BBF4" w14:textId="32376970" w:rsidR="00A35DDE" w:rsidRPr="00655584" w:rsidRDefault="00A35DDE" w:rsidP="00A35DDE">
      <w:pPr>
        <w:pStyle w:val="Prrafodelista"/>
        <w:numPr>
          <w:ilvl w:val="0"/>
          <w:numId w:val="19"/>
        </w:numPr>
        <w:rPr>
          <w:rFonts w:cstheme="minorHAnsi"/>
          <w:sz w:val="18"/>
          <w:szCs w:val="18"/>
          <w:rPrChange w:id="512" w:author="ASUS" w:date="2026-01-07T10:07:00Z">
            <w:rPr/>
          </w:rPrChange>
        </w:rPr>
        <w:pPrChange w:id="513" w:author="ASUS" w:date="2026-01-07T09:48:00Z">
          <w:pPr/>
        </w:pPrChange>
      </w:pPr>
      <w:del w:id="514" w:author="ASUS" w:date="2026-01-07T09:48:00Z">
        <w:r w:rsidRPr="00655584" w:rsidDel="00A35DDE">
          <w:rPr>
            <w:rFonts w:cstheme="minorHAnsi"/>
            <w:sz w:val="18"/>
            <w:szCs w:val="18"/>
            <w:rPrChange w:id="51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16" w:author="ASUS" w:date="2026-01-07T10:07:00Z">
            <w:rPr/>
          </w:rPrChange>
        </w:rPr>
        <w:t>Control y temporización, Detección de errores, Comunicación con el procesador y</w:t>
      </w:r>
    </w:p>
    <w:p w14:paraId="391B38D0" w14:textId="77777777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17" w:author="ASUS" w:date="2026-01-07T10:07:00Z">
            <w:rPr/>
          </w:rPrChange>
        </w:rPr>
        <w:pPrChange w:id="518" w:author="ASUS" w:date="2026-01-07T09:48:00Z">
          <w:pPr/>
        </w:pPrChange>
      </w:pPr>
      <w:r w:rsidRPr="00655584">
        <w:rPr>
          <w:rFonts w:cstheme="minorHAnsi"/>
          <w:sz w:val="18"/>
          <w:szCs w:val="18"/>
          <w:rPrChange w:id="519" w:author="ASUS" w:date="2026-01-07T10:07:00Z">
            <w:rPr/>
          </w:rPrChange>
        </w:rPr>
        <w:t>dispositivos, detección de errores, almacenamiento temporal de datos</w:t>
      </w:r>
    </w:p>
    <w:p w14:paraId="645F4DBD" w14:textId="6AC7660A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20" w:author="ASUS" w:date="2026-01-07T10:07:00Z">
            <w:rPr/>
          </w:rPrChange>
        </w:rPr>
        <w:pPrChange w:id="521" w:author="ASUS" w:date="2026-01-07T09:48:00Z">
          <w:pPr/>
        </w:pPrChange>
      </w:pPr>
      <w:del w:id="522" w:author="ASUS" w:date="2026-01-07T09:48:00Z">
        <w:r w:rsidRPr="00655584" w:rsidDel="00A35DDE">
          <w:rPr>
            <w:rFonts w:cstheme="minorHAnsi"/>
            <w:sz w:val="18"/>
            <w:szCs w:val="18"/>
            <w:rPrChange w:id="52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24" w:author="ASUS" w:date="2026-01-07T10:07:00Z">
            <w:rPr/>
          </w:rPrChange>
        </w:rPr>
        <w:t>E/S programada, E/S mediante interrupciones, Acceso Directo a memoria (DMA).</w:t>
      </w:r>
    </w:p>
    <w:p w14:paraId="3736451F" w14:textId="0044A024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25" w:author="ASUS" w:date="2026-01-07T10:07:00Z">
            <w:rPr/>
          </w:rPrChange>
        </w:rPr>
        <w:pPrChange w:id="526" w:author="ASUS" w:date="2026-01-07T09:48:00Z">
          <w:pPr/>
        </w:pPrChange>
      </w:pPr>
      <w:del w:id="527" w:author="ASUS" w:date="2026-01-07T09:48:00Z">
        <w:r w:rsidRPr="00655584" w:rsidDel="00A35DDE">
          <w:rPr>
            <w:rFonts w:cstheme="minorHAnsi"/>
            <w:sz w:val="18"/>
            <w:szCs w:val="18"/>
            <w:rPrChange w:id="52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29" w:author="ASUS" w:date="2026-01-07T10:07:00Z">
            <w:rPr/>
          </w:rPrChange>
        </w:rPr>
        <w:t>Interacción con humanos, interacción con máquinas, comunicación</w:t>
      </w:r>
    </w:p>
    <w:p w14:paraId="38067A99" w14:textId="5A383F13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30" w:author="ASUS" w:date="2026-01-07T10:07:00Z">
            <w:rPr/>
          </w:rPrChange>
        </w:rPr>
        <w:pPrChange w:id="531" w:author="ASUS" w:date="2026-01-07T09:48:00Z">
          <w:pPr/>
        </w:pPrChange>
      </w:pPr>
      <w:del w:id="532" w:author="ASUS" w:date="2026-01-07T09:48:00Z">
        <w:r w:rsidRPr="00655584" w:rsidDel="00A35DDE">
          <w:rPr>
            <w:rFonts w:cstheme="minorHAnsi"/>
            <w:sz w:val="18"/>
            <w:szCs w:val="18"/>
            <w:rPrChange w:id="53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34" w:author="ASUS" w:date="2026-01-07T10:07:00Z">
            <w:rPr/>
          </w:rPrChange>
        </w:rPr>
        <w:t>Todas las anteriores.</w:t>
      </w:r>
    </w:p>
    <w:p w14:paraId="6B9A0C3B" w14:textId="77777777" w:rsidR="00A35DDE" w:rsidRPr="00655584" w:rsidRDefault="00A35DDE" w:rsidP="00A35DDE">
      <w:pPr>
        <w:rPr>
          <w:rFonts w:cstheme="minorHAnsi"/>
          <w:sz w:val="18"/>
          <w:szCs w:val="18"/>
          <w:rPrChange w:id="535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536" w:author="ASUS" w:date="2026-01-07T10:07:00Z">
            <w:rPr/>
          </w:rPrChange>
        </w:rPr>
        <w:t>Seleccione un tipo principal de interrupción que presentan los CPU</w:t>
      </w:r>
    </w:p>
    <w:p w14:paraId="0FD42CAC" w14:textId="145D9B0B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37" w:author="ASUS" w:date="2026-01-07T10:07:00Z">
            <w:rPr/>
          </w:rPrChange>
        </w:rPr>
        <w:pPrChange w:id="538" w:author="ASUS" w:date="2026-01-07T09:48:00Z">
          <w:pPr/>
        </w:pPrChange>
      </w:pPr>
      <w:del w:id="539" w:author="ASUS" w:date="2026-01-07T09:48:00Z">
        <w:r w:rsidRPr="00655584" w:rsidDel="00A35DDE">
          <w:rPr>
            <w:rFonts w:cstheme="minorHAnsi"/>
            <w:sz w:val="18"/>
            <w:szCs w:val="18"/>
            <w:rPrChange w:id="54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41" w:author="ASUS" w:date="2026-01-07T10:07:00Z">
            <w:rPr/>
          </w:rPrChange>
        </w:rPr>
        <w:t>Interrupciones de E/S</w:t>
      </w:r>
    </w:p>
    <w:p w14:paraId="59C27210" w14:textId="30BF4247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42" w:author="ASUS" w:date="2026-01-07T10:07:00Z">
            <w:rPr/>
          </w:rPrChange>
        </w:rPr>
        <w:pPrChange w:id="543" w:author="ASUS" w:date="2026-01-07T09:48:00Z">
          <w:pPr/>
        </w:pPrChange>
      </w:pPr>
      <w:del w:id="544" w:author="ASUS" w:date="2026-01-07T09:48:00Z">
        <w:r w:rsidRPr="00655584" w:rsidDel="00A35DDE">
          <w:rPr>
            <w:rFonts w:cstheme="minorHAnsi"/>
            <w:sz w:val="18"/>
            <w:szCs w:val="18"/>
            <w:rPrChange w:id="54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46" w:author="ASUS" w:date="2026-01-07T10:07:00Z">
            <w:rPr/>
          </w:rPrChange>
        </w:rPr>
        <w:t>Interrupciones de sistema</w:t>
      </w:r>
    </w:p>
    <w:p w14:paraId="139EB6C4" w14:textId="2B5D43EA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47" w:author="ASUS" w:date="2026-01-07T10:07:00Z">
            <w:rPr/>
          </w:rPrChange>
        </w:rPr>
        <w:pPrChange w:id="548" w:author="ASUS" w:date="2026-01-07T09:48:00Z">
          <w:pPr/>
        </w:pPrChange>
      </w:pPr>
      <w:del w:id="549" w:author="ASUS" w:date="2026-01-07T09:48:00Z">
        <w:r w:rsidRPr="00655584" w:rsidDel="00A35DDE">
          <w:rPr>
            <w:rFonts w:cstheme="minorHAnsi"/>
            <w:sz w:val="18"/>
            <w:szCs w:val="18"/>
            <w:rPrChange w:id="550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51" w:author="ASUS" w:date="2026-01-07T10:07:00Z">
            <w:rPr/>
          </w:rPrChange>
        </w:rPr>
        <w:t>Interrupciones de condición</w:t>
      </w:r>
    </w:p>
    <w:p w14:paraId="4AD646B5" w14:textId="43A81528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52" w:author="ASUS" w:date="2026-01-07T10:07:00Z">
            <w:rPr/>
          </w:rPrChange>
        </w:rPr>
        <w:pPrChange w:id="553" w:author="ASUS" w:date="2026-01-07T09:48:00Z">
          <w:pPr/>
        </w:pPrChange>
      </w:pPr>
      <w:del w:id="554" w:author="ASUS" w:date="2026-01-07T09:48:00Z">
        <w:r w:rsidRPr="00655584" w:rsidDel="00A35DDE">
          <w:rPr>
            <w:rFonts w:cstheme="minorHAnsi"/>
            <w:sz w:val="18"/>
            <w:szCs w:val="18"/>
            <w:rPrChange w:id="55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56" w:author="ASUS" w:date="2026-01-07T10:07:00Z">
            <w:rPr/>
          </w:rPrChange>
        </w:rPr>
        <w:t>Interrupciones por falta de mantenimiento</w:t>
      </w:r>
    </w:p>
    <w:p w14:paraId="19636EDD" w14:textId="0545C9F4" w:rsidR="00A35DDE" w:rsidRPr="00655584" w:rsidDel="00A35DDE" w:rsidRDefault="00A35DDE" w:rsidP="00A35DDE">
      <w:pPr>
        <w:rPr>
          <w:del w:id="557" w:author="ASUS" w:date="2026-01-07T09:48:00Z"/>
          <w:rFonts w:cstheme="minorHAnsi"/>
          <w:sz w:val="18"/>
          <w:szCs w:val="18"/>
          <w:rPrChange w:id="558" w:author="ASUS" w:date="2026-01-07T10:07:00Z">
            <w:rPr>
              <w:del w:id="559" w:author="ASUS" w:date="2026-01-07T09:48:00Z"/>
            </w:rPr>
          </w:rPrChange>
        </w:rPr>
      </w:pPr>
      <w:r w:rsidRPr="00655584">
        <w:rPr>
          <w:rFonts w:cstheme="minorHAnsi"/>
          <w:sz w:val="18"/>
          <w:szCs w:val="18"/>
          <w:rPrChange w:id="560" w:author="ASUS" w:date="2026-01-07T10:07:00Z">
            <w:rPr/>
          </w:rPrChange>
        </w:rPr>
        <w:t>Si en un RAID 5 agrupo 5 discos de 3 TB cada uno ¿Cuál es el tamaño en GB para guardar los</w:t>
      </w:r>
      <w:ins w:id="561" w:author="ASUS" w:date="2026-01-07T09:48:00Z">
        <w:r w:rsidRPr="00655584">
          <w:rPr>
            <w:rFonts w:cstheme="minorHAnsi"/>
            <w:sz w:val="18"/>
            <w:szCs w:val="18"/>
            <w:rPrChange w:id="562" w:author="ASUS" w:date="2026-01-07T10:07:00Z">
              <w:rPr>
                <w:rFonts w:ascii="Arial" w:hAnsi="Arial" w:cs="Arial"/>
                <w:sz w:val="20"/>
                <w:szCs w:val="20"/>
              </w:rPr>
            </w:rPrChange>
          </w:rPr>
          <w:t xml:space="preserve"> </w:t>
        </w:r>
      </w:ins>
    </w:p>
    <w:p w14:paraId="16A0D759" w14:textId="77777777" w:rsidR="00A35DDE" w:rsidRPr="00655584" w:rsidRDefault="00A35DDE" w:rsidP="00A35DDE">
      <w:pPr>
        <w:rPr>
          <w:rFonts w:cstheme="minorHAnsi"/>
          <w:sz w:val="18"/>
          <w:szCs w:val="18"/>
          <w:rPrChange w:id="563" w:author="ASUS" w:date="2026-01-07T10:07:00Z">
            <w:rPr/>
          </w:rPrChange>
        </w:rPr>
      </w:pPr>
      <w:r w:rsidRPr="00655584">
        <w:rPr>
          <w:rFonts w:cstheme="minorHAnsi"/>
          <w:sz w:val="18"/>
          <w:szCs w:val="18"/>
          <w:rPrChange w:id="564" w:author="ASUS" w:date="2026-01-07T10:07:00Z">
            <w:rPr/>
          </w:rPrChange>
        </w:rPr>
        <w:t>respaldos?</w:t>
      </w:r>
    </w:p>
    <w:p w14:paraId="33723A9D" w14:textId="6764034F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65" w:author="ASUS" w:date="2026-01-07T10:07:00Z">
            <w:rPr/>
          </w:rPrChange>
        </w:rPr>
        <w:pPrChange w:id="566" w:author="ASUS" w:date="2026-01-07T09:48:00Z">
          <w:pPr/>
        </w:pPrChange>
      </w:pPr>
      <w:del w:id="567" w:author="ASUS" w:date="2026-01-07T09:48:00Z">
        <w:r w:rsidRPr="00655584" w:rsidDel="00A35DDE">
          <w:rPr>
            <w:rFonts w:cstheme="minorHAnsi"/>
            <w:sz w:val="18"/>
            <w:szCs w:val="18"/>
            <w:rPrChange w:id="56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69" w:author="ASUS" w:date="2026-01-07T10:07:00Z">
            <w:rPr/>
          </w:rPrChange>
        </w:rPr>
        <w:t>3 TB</w:t>
      </w:r>
    </w:p>
    <w:p w14:paraId="403F653D" w14:textId="0FEC91AF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70" w:author="ASUS" w:date="2026-01-07T10:07:00Z">
            <w:rPr/>
          </w:rPrChange>
        </w:rPr>
        <w:pPrChange w:id="571" w:author="ASUS" w:date="2026-01-07T09:48:00Z">
          <w:pPr/>
        </w:pPrChange>
      </w:pPr>
      <w:del w:id="572" w:author="ASUS" w:date="2026-01-07T09:48:00Z">
        <w:r w:rsidRPr="00655584" w:rsidDel="00A35DDE">
          <w:rPr>
            <w:rFonts w:cstheme="minorHAnsi"/>
            <w:sz w:val="18"/>
            <w:szCs w:val="18"/>
            <w:rPrChange w:id="573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74" w:author="ASUS" w:date="2026-01-07T10:07:00Z">
            <w:rPr/>
          </w:rPrChange>
        </w:rPr>
        <w:t>12 TB</w:t>
      </w:r>
    </w:p>
    <w:p w14:paraId="5B1BA495" w14:textId="05091FF5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75" w:author="ASUS" w:date="2026-01-07T10:07:00Z">
            <w:rPr/>
          </w:rPrChange>
        </w:rPr>
        <w:pPrChange w:id="576" w:author="ASUS" w:date="2026-01-07T09:48:00Z">
          <w:pPr/>
        </w:pPrChange>
      </w:pPr>
      <w:del w:id="577" w:author="ASUS" w:date="2026-01-07T09:48:00Z">
        <w:r w:rsidRPr="00655584" w:rsidDel="00A35DDE">
          <w:rPr>
            <w:rFonts w:cstheme="minorHAnsi"/>
            <w:sz w:val="18"/>
            <w:szCs w:val="18"/>
            <w:rPrChange w:id="578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79" w:author="ASUS" w:date="2026-01-07T10:07:00Z">
            <w:rPr/>
          </w:rPrChange>
        </w:rPr>
        <w:t>6 TB</w:t>
      </w:r>
    </w:p>
    <w:p w14:paraId="7F16C0E8" w14:textId="1D88346F" w:rsidR="00A35DDE" w:rsidRPr="00655584" w:rsidDel="00A35DDE" w:rsidRDefault="00A35DDE" w:rsidP="00A35DDE">
      <w:pPr>
        <w:pStyle w:val="Prrafodelista"/>
        <w:numPr>
          <w:ilvl w:val="0"/>
          <w:numId w:val="21"/>
        </w:numPr>
        <w:rPr>
          <w:del w:id="580" w:author="ASUS" w:date="2026-01-07T09:49:00Z"/>
          <w:rFonts w:cstheme="minorHAnsi"/>
          <w:sz w:val="18"/>
          <w:szCs w:val="18"/>
          <w:rPrChange w:id="581" w:author="ASUS" w:date="2026-01-07T10:07:00Z">
            <w:rPr>
              <w:del w:id="582" w:author="ASUS" w:date="2026-01-07T09:49:00Z"/>
            </w:rPr>
          </w:rPrChange>
        </w:rPr>
        <w:pPrChange w:id="583" w:author="ASUS" w:date="2026-01-07T09:48:00Z">
          <w:pPr/>
        </w:pPrChange>
      </w:pPr>
      <w:del w:id="584" w:author="ASUS" w:date="2026-01-07T09:48:00Z">
        <w:r w:rsidRPr="00655584" w:rsidDel="00A35DDE">
          <w:rPr>
            <w:rFonts w:cstheme="minorHAnsi"/>
            <w:sz w:val="18"/>
            <w:szCs w:val="18"/>
            <w:rPrChange w:id="585" w:author="ASUS" w:date="2026-01-07T10:07:00Z">
              <w:rPr/>
            </w:rPrChange>
          </w:rPr>
          <w:delText xml:space="preserve"> </w:delText>
        </w:r>
      </w:del>
      <w:r w:rsidRPr="00655584">
        <w:rPr>
          <w:rFonts w:cstheme="minorHAnsi"/>
          <w:sz w:val="18"/>
          <w:szCs w:val="18"/>
          <w:rPrChange w:id="586" w:author="ASUS" w:date="2026-01-07T10:07:00Z">
            <w:rPr/>
          </w:rPrChange>
        </w:rPr>
        <w:t xml:space="preserve">Ninguna de las opciones es la correcta </w:t>
      </w:r>
      <w:del w:id="587" w:author="ASUS" w:date="2026-01-07T09:48:00Z">
        <w:r w:rsidRPr="00655584" w:rsidDel="00A35DDE">
          <w:rPr>
            <w:rFonts w:cstheme="minorHAnsi"/>
            <w:sz w:val="18"/>
            <w:szCs w:val="18"/>
            <w:rPrChange w:id="588" w:author="ASUS" w:date="2026-01-07T10:07:00Z">
              <w:rPr/>
            </w:rPrChange>
          </w:rPr>
          <w:cr/>
        </w:r>
      </w:del>
    </w:p>
    <w:p w14:paraId="31001A6B" w14:textId="61615481" w:rsidR="00A35DDE" w:rsidRPr="00655584" w:rsidDel="00A35DDE" w:rsidRDefault="00A35DDE" w:rsidP="00A35DDE">
      <w:pPr>
        <w:pStyle w:val="Prrafodelista"/>
        <w:numPr>
          <w:ilvl w:val="0"/>
          <w:numId w:val="21"/>
        </w:numPr>
        <w:rPr>
          <w:del w:id="589" w:author="ASUS" w:date="2026-01-07T09:49:00Z"/>
          <w:rFonts w:cstheme="minorHAnsi"/>
          <w:sz w:val="18"/>
          <w:szCs w:val="18"/>
          <w:rPrChange w:id="590" w:author="ASUS" w:date="2026-01-07T10:07:00Z">
            <w:rPr>
              <w:del w:id="591" w:author="ASUS" w:date="2026-01-07T09:49:00Z"/>
            </w:rPr>
          </w:rPrChange>
        </w:rPr>
        <w:pPrChange w:id="592" w:author="ASUS" w:date="2026-01-07T09:49:00Z">
          <w:pPr/>
        </w:pPrChange>
      </w:pPr>
    </w:p>
    <w:p w14:paraId="6FE2EFB5" w14:textId="77777777" w:rsidR="00A35DDE" w:rsidRPr="00655584" w:rsidRDefault="00A35DDE" w:rsidP="00A35DDE">
      <w:pPr>
        <w:pStyle w:val="Prrafodelista"/>
        <w:numPr>
          <w:ilvl w:val="0"/>
          <w:numId w:val="21"/>
        </w:numPr>
        <w:rPr>
          <w:rFonts w:cstheme="minorHAnsi"/>
          <w:sz w:val="18"/>
          <w:szCs w:val="18"/>
          <w:rPrChange w:id="593" w:author="ASUS" w:date="2026-01-07T10:07:00Z">
            <w:rPr/>
          </w:rPrChange>
        </w:rPr>
        <w:pPrChange w:id="594" w:author="ASUS" w:date="2026-01-07T09:49:00Z">
          <w:pPr/>
        </w:pPrChange>
      </w:pPr>
    </w:p>
    <w:sectPr w:rsidR="00A35DDE" w:rsidRPr="00655584" w:rsidSect="00655584">
      <w:pgSz w:w="8391" w:h="11906" w:code="10001"/>
      <w:pgMar w:top="1134" w:right="1077" w:bottom="1134" w:left="1077" w:header="709" w:footer="709" w:gutter="0"/>
      <w:cols w:space="708"/>
      <w:docGrid w:linePitch="360"/>
      <w:sectPrChange w:id="595" w:author="ASUS" w:date="2026-01-07T10:06:00Z">
        <w:sectPr w:rsidR="00A35DDE" w:rsidRPr="00655584" w:rsidSect="00655584">
          <w:pgSz w:w="11906" w:h="16838" w:code="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96873"/>
    <w:multiLevelType w:val="hybridMultilevel"/>
    <w:tmpl w:val="923ED8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0A55"/>
    <w:multiLevelType w:val="hybridMultilevel"/>
    <w:tmpl w:val="FE1053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744D5"/>
    <w:multiLevelType w:val="hybridMultilevel"/>
    <w:tmpl w:val="D916AE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B5780"/>
    <w:multiLevelType w:val="hybridMultilevel"/>
    <w:tmpl w:val="453C9C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E66C5"/>
    <w:multiLevelType w:val="hybridMultilevel"/>
    <w:tmpl w:val="A9628D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84985"/>
    <w:multiLevelType w:val="hybridMultilevel"/>
    <w:tmpl w:val="624A22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62358"/>
    <w:multiLevelType w:val="hybridMultilevel"/>
    <w:tmpl w:val="20FE10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E2C93"/>
    <w:multiLevelType w:val="hybridMultilevel"/>
    <w:tmpl w:val="5B8429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6259E"/>
    <w:multiLevelType w:val="hybridMultilevel"/>
    <w:tmpl w:val="9398D9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95B8F"/>
    <w:multiLevelType w:val="hybridMultilevel"/>
    <w:tmpl w:val="6E424D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60CE6"/>
    <w:multiLevelType w:val="hybridMultilevel"/>
    <w:tmpl w:val="EB407DE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48176F"/>
    <w:multiLevelType w:val="hybridMultilevel"/>
    <w:tmpl w:val="64AC7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52D41"/>
    <w:multiLevelType w:val="hybridMultilevel"/>
    <w:tmpl w:val="A0D6CC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B34CC"/>
    <w:multiLevelType w:val="hybridMultilevel"/>
    <w:tmpl w:val="73BA20D4"/>
    <w:lvl w:ilvl="0" w:tplc="28ACCF0A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C50B66"/>
    <w:multiLevelType w:val="hybridMultilevel"/>
    <w:tmpl w:val="CD860F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157D1"/>
    <w:multiLevelType w:val="hybridMultilevel"/>
    <w:tmpl w:val="527A85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B5859"/>
    <w:multiLevelType w:val="hybridMultilevel"/>
    <w:tmpl w:val="3EAA8F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043D0"/>
    <w:multiLevelType w:val="hybridMultilevel"/>
    <w:tmpl w:val="970877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D17517"/>
    <w:multiLevelType w:val="hybridMultilevel"/>
    <w:tmpl w:val="7E3AD8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03021"/>
    <w:multiLevelType w:val="hybridMultilevel"/>
    <w:tmpl w:val="325A0A8C"/>
    <w:lvl w:ilvl="0" w:tplc="28ACCF0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B1CB8"/>
    <w:multiLevelType w:val="hybridMultilevel"/>
    <w:tmpl w:val="CC02FE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D33A0"/>
    <w:multiLevelType w:val="hybridMultilevel"/>
    <w:tmpl w:val="A2727F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40200"/>
    <w:multiLevelType w:val="hybridMultilevel"/>
    <w:tmpl w:val="ECC60B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3"/>
  </w:num>
  <w:num w:numId="4">
    <w:abstractNumId w:val="10"/>
  </w:num>
  <w:num w:numId="5">
    <w:abstractNumId w:val="9"/>
  </w:num>
  <w:num w:numId="6">
    <w:abstractNumId w:val="6"/>
  </w:num>
  <w:num w:numId="7">
    <w:abstractNumId w:val="4"/>
  </w:num>
  <w:num w:numId="8">
    <w:abstractNumId w:val="14"/>
  </w:num>
  <w:num w:numId="9">
    <w:abstractNumId w:val="0"/>
  </w:num>
  <w:num w:numId="10">
    <w:abstractNumId w:val="21"/>
  </w:num>
  <w:num w:numId="11">
    <w:abstractNumId w:val="3"/>
  </w:num>
  <w:num w:numId="12">
    <w:abstractNumId w:val="5"/>
  </w:num>
  <w:num w:numId="13">
    <w:abstractNumId w:val="18"/>
  </w:num>
  <w:num w:numId="14">
    <w:abstractNumId w:val="11"/>
  </w:num>
  <w:num w:numId="15">
    <w:abstractNumId w:val="7"/>
  </w:num>
  <w:num w:numId="16">
    <w:abstractNumId w:val="16"/>
  </w:num>
  <w:num w:numId="17">
    <w:abstractNumId w:val="8"/>
  </w:num>
  <w:num w:numId="18">
    <w:abstractNumId w:val="17"/>
  </w:num>
  <w:num w:numId="19">
    <w:abstractNumId w:val="22"/>
  </w:num>
  <w:num w:numId="20">
    <w:abstractNumId w:val="20"/>
  </w:num>
  <w:num w:numId="21">
    <w:abstractNumId w:val="15"/>
  </w:num>
  <w:num w:numId="22">
    <w:abstractNumId w:val="2"/>
  </w:num>
  <w:num w:numId="23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SUS">
    <w15:presenceInfo w15:providerId="None" w15:userId="AS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DE"/>
    <w:rsid w:val="00021E06"/>
    <w:rsid w:val="003C7FBB"/>
    <w:rsid w:val="00655584"/>
    <w:rsid w:val="00A35DDE"/>
    <w:rsid w:val="00EA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649E"/>
  <w15:chartTrackingRefBased/>
  <w15:docId w15:val="{FF9356D1-BD71-4B3E-BF37-5AE498D0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5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771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2026-01-07T15:01:00Z</cp:lastPrinted>
  <dcterms:created xsi:type="dcterms:W3CDTF">2026-01-07T14:38:00Z</dcterms:created>
  <dcterms:modified xsi:type="dcterms:W3CDTF">2026-01-07T15:07:00Z</dcterms:modified>
</cp:coreProperties>
</file>